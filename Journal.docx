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EB451" w14:textId="77777777" w:rsidR="001D298E" w:rsidRPr="001D298E" w:rsidRDefault="001D298E" w:rsidP="001D298E">
      <w:pPr>
        <w:spacing w:before="360" w:after="240" w:line="240" w:lineRule="auto"/>
        <w:outlineLvl w:val="1"/>
        <w:rPr>
          <w:rFonts w:ascii="Segoe UI" w:eastAsia="Times New Roman" w:hAnsi="Segoe UI" w:cs="Segoe UI"/>
          <w:b/>
          <w:bCs/>
          <w:color w:val="1F2328"/>
          <w:kern w:val="0"/>
          <w:sz w:val="36"/>
          <w:szCs w:val="36"/>
          <w:lang w:eastAsia="en-GB"/>
          <w14:ligatures w14:val="none"/>
        </w:rPr>
      </w:pPr>
      <w:r w:rsidRPr="001D298E">
        <w:rPr>
          <w:rFonts w:ascii="Segoe UI" w:eastAsia="Times New Roman" w:hAnsi="Segoe UI" w:cs="Segoe UI"/>
          <w:b/>
          <w:bCs/>
          <w:color w:val="1F2328"/>
          <w:kern w:val="0"/>
          <w:sz w:val="36"/>
          <w:szCs w:val="36"/>
          <w:lang w:eastAsia="en-GB"/>
          <w14:ligatures w14:val="none"/>
        </w:rPr>
        <w:t>Journal — London to Wales</w:t>
      </w:r>
    </w:p>
    <w:p w14:paraId="4EC85A85" w14:textId="77777777" w:rsidR="001D298E" w:rsidRPr="001D298E" w:rsidRDefault="001D298E" w:rsidP="001D298E">
      <w:pPr>
        <w:spacing w:before="360" w:after="240" w:line="240" w:lineRule="auto"/>
        <w:outlineLvl w:val="0"/>
        <w:rPr>
          <w:rFonts w:ascii="Segoe UI" w:eastAsia="Times New Roman" w:hAnsi="Segoe UI" w:cs="Segoe UI"/>
          <w:b/>
          <w:bCs/>
          <w:color w:val="1F2328"/>
          <w:kern w:val="36"/>
          <w:sz w:val="48"/>
          <w:szCs w:val="48"/>
          <w:lang w:eastAsia="en-GB"/>
          <w14:ligatures w14:val="none"/>
        </w:rPr>
      </w:pPr>
      <w:r w:rsidRPr="001D298E">
        <w:rPr>
          <w:rFonts w:ascii="Segoe UI" w:eastAsia="Times New Roman" w:hAnsi="Segoe UI" w:cs="Segoe UI"/>
          <w:b/>
          <w:bCs/>
          <w:color w:val="1F2328"/>
          <w:kern w:val="36"/>
          <w:sz w:val="48"/>
          <w:szCs w:val="48"/>
          <w:lang w:eastAsia="en-GB"/>
          <w14:ligatures w14:val="none"/>
        </w:rPr>
        <w:t>So, every journal, like every journey, needs to start somewhere...</w:t>
      </w:r>
    </w:p>
    <w:p w14:paraId="77458B03" w14:textId="77777777" w:rsidR="001D298E" w:rsidRPr="001D298E" w:rsidRDefault="001D298E" w:rsidP="001D298E">
      <w:pPr>
        <w:spacing w:after="240" w:line="240" w:lineRule="auto"/>
        <w:rPr>
          <w:rFonts w:ascii="Segoe UI" w:eastAsia="Times New Roman" w:hAnsi="Segoe UI" w:cs="Segoe UI"/>
          <w:color w:val="1F2328"/>
          <w:kern w:val="0"/>
          <w:lang w:eastAsia="en-GB"/>
          <w14:ligatures w14:val="none"/>
        </w:rPr>
      </w:pPr>
      <w:r w:rsidRPr="001D298E">
        <w:rPr>
          <w:rFonts w:ascii="Segoe UI" w:eastAsia="Times New Roman" w:hAnsi="Segoe UI" w:cs="Segoe UI"/>
          <w:b/>
          <w:bCs/>
          <w:color w:val="1F2328"/>
          <w:kern w:val="0"/>
          <w:lang w:eastAsia="en-GB"/>
          <w14:ligatures w14:val="none"/>
        </w:rPr>
        <w:t>Date:</w:t>
      </w:r>
      <w:r w:rsidRPr="001D298E">
        <w:rPr>
          <w:rFonts w:ascii="Segoe UI" w:eastAsia="Times New Roman" w:hAnsi="Segoe UI" w:cs="Segoe UI"/>
          <w:color w:val="1F2328"/>
          <w:kern w:val="0"/>
          <w:lang w:eastAsia="en-GB"/>
          <w14:ligatures w14:val="none"/>
        </w:rPr>
        <w:t xml:space="preserve"> August 2026</w:t>
      </w:r>
    </w:p>
    <w:p w14:paraId="41F2E51B" w14:textId="77777777" w:rsidR="001D298E" w:rsidRPr="001D298E" w:rsidRDefault="001D298E" w:rsidP="001D298E">
      <w:pPr>
        <w:spacing w:after="240" w:line="240" w:lineRule="auto"/>
        <w:rPr>
          <w:rFonts w:ascii="Segoe UI" w:eastAsia="Times New Roman" w:hAnsi="Segoe UI" w:cs="Segoe UI"/>
          <w:color w:val="1F2328"/>
          <w:kern w:val="0"/>
          <w:lang w:eastAsia="en-GB"/>
          <w14:ligatures w14:val="none"/>
        </w:rPr>
      </w:pPr>
      <w:r w:rsidRPr="001D298E">
        <w:rPr>
          <w:rFonts w:ascii="Segoe UI" w:eastAsia="Times New Roman" w:hAnsi="Segoe UI" w:cs="Segoe UI"/>
          <w:b/>
          <w:bCs/>
          <w:color w:val="1F2328"/>
          <w:kern w:val="0"/>
          <w:lang w:eastAsia="en-GB"/>
          <w14:ligatures w14:val="none"/>
        </w:rPr>
        <w:t>Location:</w:t>
      </w:r>
      <w:r w:rsidRPr="001D298E">
        <w:rPr>
          <w:rFonts w:ascii="Segoe UI" w:eastAsia="Times New Roman" w:hAnsi="Segoe UI" w:cs="Segoe UI"/>
          <w:color w:val="1F2328"/>
          <w:kern w:val="0"/>
          <w:lang w:eastAsia="en-GB"/>
          <w14:ligatures w14:val="none"/>
        </w:rPr>
        <w:t xml:space="preserve"> London, UK</w:t>
      </w:r>
    </w:p>
    <w:p w14:paraId="1E4C0FC2" w14:textId="77777777" w:rsidR="001D298E" w:rsidRPr="001D298E" w:rsidRDefault="001D298E" w:rsidP="001D298E">
      <w:pPr>
        <w:spacing w:after="240" w:line="240" w:lineRule="auto"/>
        <w:rPr>
          <w:rFonts w:ascii="Segoe UI" w:eastAsia="Times New Roman" w:hAnsi="Segoe UI" w:cs="Segoe UI"/>
          <w:color w:val="1F2328"/>
          <w:kern w:val="0"/>
          <w:lang w:eastAsia="en-GB"/>
          <w14:ligatures w14:val="none"/>
        </w:rPr>
      </w:pPr>
      <w:r w:rsidRPr="001D298E">
        <w:rPr>
          <w:rFonts w:ascii="Segoe UI" w:eastAsia="Times New Roman" w:hAnsi="Segoe UI" w:cs="Segoe UI"/>
          <w:b/>
          <w:bCs/>
          <w:color w:val="1F2328"/>
          <w:kern w:val="0"/>
          <w:lang w:eastAsia="en-GB"/>
          <w14:ligatures w14:val="none"/>
        </w:rPr>
        <w:t>Trial stage:</w:t>
      </w:r>
      <w:r w:rsidRPr="001D298E">
        <w:rPr>
          <w:rFonts w:ascii="Segoe UI" w:eastAsia="Times New Roman" w:hAnsi="Segoe UI" w:cs="Segoe UI"/>
          <w:color w:val="1F2328"/>
          <w:kern w:val="0"/>
          <w:lang w:eastAsia="en-GB"/>
          <w14:ligatures w14:val="none"/>
        </w:rPr>
        <w:t xml:space="preserve"> Preparing</w:t>
      </w:r>
    </w:p>
    <w:p w14:paraId="67053BDF" w14:textId="77777777" w:rsidR="001D298E" w:rsidRPr="001D298E" w:rsidRDefault="001D298E" w:rsidP="001D298E">
      <w:pPr>
        <w:spacing w:after="240" w:line="240" w:lineRule="auto"/>
        <w:rPr>
          <w:rFonts w:ascii="Segoe UI" w:eastAsia="Times New Roman" w:hAnsi="Segoe UI" w:cs="Segoe UI"/>
          <w:color w:val="1F2328"/>
          <w:kern w:val="0"/>
          <w:lang w:eastAsia="en-GB"/>
          <w14:ligatures w14:val="none"/>
        </w:rPr>
      </w:pPr>
      <w:r w:rsidRPr="001D298E">
        <w:rPr>
          <w:rFonts w:ascii="Segoe UI" w:eastAsia="Times New Roman" w:hAnsi="Segoe UI" w:cs="Segoe UI"/>
          <w:color w:val="1F2328"/>
          <w:kern w:val="0"/>
          <w:lang w:eastAsia="en-GB"/>
          <w14:ligatures w14:val="none"/>
        </w:rPr>
        <w:t>So, every journal, like every journey, needs to start somewhere, and this one starts in London, on Tuesday the 18th of August, where Elle and I are staying with Elle’s mum Mary while we wait until September when we arrive at the Centre for Alternative Technology in Machynlleth (Wales). We will stay there for 4 days, where they will get to have a look at us and we get to have a look at them, and if we like the look of each other, then our adventure will truly begin.</w:t>
      </w:r>
    </w:p>
    <w:p w14:paraId="4ED6D545" w14:textId="77777777" w:rsidR="001D298E" w:rsidRPr="001D298E" w:rsidRDefault="001D298E" w:rsidP="001D298E">
      <w:pPr>
        <w:spacing w:after="240" w:line="240" w:lineRule="auto"/>
        <w:rPr>
          <w:rFonts w:ascii="Segoe UI" w:eastAsia="Times New Roman" w:hAnsi="Segoe UI" w:cs="Segoe UI"/>
          <w:color w:val="1F2328"/>
          <w:kern w:val="0"/>
          <w:lang w:eastAsia="en-GB"/>
          <w14:ligatures w14:val="none"/>
        </w:rPr>
      </w:pPr>
      <w:r w:rsidRPr="001D298E">
        <w:rPr>
          <w:rFonts w:ascii="Segoe UI" w:eastAsia="Times New Roman" w:hAnsi="Segoe UI" w:cs="Segoe UI"/>
          <w:color w:val="1F2328"/>
          <w:kern w:val="0"/>
          <w:lang w:eastAsia="en-GB"/>
          <w14:ligatures w14:val="none"/>
        </w:rPr>
        <w:t xml:space="preserve">When we returned from our </w:t>
      </w:r>
      <w:proofErr w:type="gramStart"/>
      <w:r w:rsidRPr="001D298E">
        <w:rPr>
          <w:rFonts w:ascii="Segoe UI" w:eastAsia="Times New Roman" w:hAnsi="Segoe UI" w:cs="Segoe UI"/>
          <w:color w:val="1F2328"/>
          <w:kern w:val="0"/>
          <w:lang w:eastAsia="en-GB"/>
          <w14:ligatures w14:val="none"/>
        </w:rPr>
        <w:t>8 month</w:t>
      </w:r>
      <w:proofErr w:type="gramEnd"/>
      <w:r w:rsidRPr="001D298E">
        <w:rPr>
          <w:rFonts w:ascii="Segoe UI" w:eastAsia="Times New Roman" w:hAnsi="Segoe UI" w:cs="Segoe UI"/>
          <w:color w:val="1F2328"/>
          <w:kern w:val="0"/>
          <w:lang w:eastAsia="en-GB"/>
          <w14:ligatures w14:val="none"/>
        </w:rPr>
        <w:t xml:space="preserve"> tour of South America the first thing we did was apply to CAT for a </w:t>
      </w:r>
      <w:proofErr w:type="gramStart"/>
      <w:r w:rsidRPr="001D298E">
        <w:rPr>
          <w:rFonts w:ascii="Segoe UI" w:eastAsia="Times New Roman" w:hAnsi="Segoe UI" w:cs="Segoe UI"/>
          <w:color w:val="1F2328"/>
          <w:kern w:val="0"/>
          <w:lang w:eastAsia="en-GB"/>
          <w14:ligatures w14:val="none"/>
        </w:rPr>
        <w:t>6 month</w:t>
      </w:r>
      <w:proofErr w:type="gramEnd"/>
      <w:r w:rsidRPr="001D298E">
        <w:rPr>
          <w:rFonts w:ascii="Segoe UI" w:eastAsia="Times New Roman" w:hAnsi="Segoe UI" w:cs="Segoe UI"/>
          <w:color w:val="1F2328"/>
          <w:kern w:val="0"/>
          <w:lang w:eastAsia="en-GB"/>
          <w14:ligatures w14:val="none"/>
        </w:rPr>
        <w:t xml:space="preserve"> volunteer role in their woodlands and waterways team. A week ago, we heard that our application(s) were successful and invited to the trial. This Journal is in hope more than anticipation that we will clear the final hurdle.</w:t>
      </w:r>
    </w:p>
    <w:p w14:paraId="22C08A31" w14:textId="77777777" w:rsidR="001D298E" w:rsidRPr="001D298E" w:rsidRDefault="001D298E" w:rsidP="001D298E">
      <w:pPr>
        <w:spacing w:after="240" w:line="240" w:lineRule="auto"/>
        <w:rPr>
          <w:rFonts w:ascii="Segoe UI" w:eastAsia="Times New Roman" w:hAnsi="Segoe UI" w:cs="Segoe UI"/>
          <w:color w:val="1F2328"/>
          <w:kern w:val="0"/>
          <w:lang w:eastAsia="en-GB"/>
          <w14:ligatures w14:val="none"/>
        </w:rPr>
      </w:pPr>
      <w:r w:rsidRPr="001D298E">
        <w:rPr>
          <w:rFonts w:ascii="Segoe UI" w:eastAsia="Times New Roman" w:hAnsi="Segoe UI" w:cs="Segoe UI"/>
          <w:color w:val="1F2328"/>
          <w:kern w:val="0"/>
          <w:lang w:eastAsia="en-GB"/>
          <w14:ligatures w14:val="none"/>
        </w:rPr>
        <w:t xml:space="preserve">That </w:t>
      </w:r>
      <w:proofErr w:type="gramStart"/>
      <w:r w:rsidRPr="001D298E">
        <w:rPr>
          <w:rFonts w:ascii="Segoe UI" w:eastAsia="Times New Roman" w:hAnsi="Segoe UI" w:cs="Segoe UI"/>
          <w:color w:val="1F2328"/>
          <w:kern w:val="0"/>
          <w:lang w:eastAsia="en-GB"/>
          <w14:ligatures w14:val="none"/>
        </w:rPr>
        <w:t>possible future</w:t>
      </w:r>
      <w:proofErr w:type="gramEnd"/>
      <w:r w:rsidRPr="001D298E">
        <w:rPr>
          <w:rFonts w:ascii="Segoe UI" w:eastAsia="Times New Roman" w:hAnsi="Segoe UI" w:cs="Segoe UI"/>
          <w:color w:val="1F2328"/>
          <w:kern w:val="0"/>
          <w:lang w:eastAsia="en-GB"/>
          <w14:ligatures w14:val="none"/>
        </w:rPr>
        <w:t xml:space="preserve"> will unfold itself on these pages, but if </w:t>
      </w:r>
      <w:proofErr w:type="gramStart"/>
      <w:r w:rsidRPr="001D298E">
        <w:rPr>
          <w:rFonts w:ascii="Segoe UI" w:eastAsia="Times New Roman" w:hAnsi="Segoe UI" w:cs="Segoe UI"/>
          <w:color w:val="1F2328"/>
          <w:kern w:val="0"/>
          <w:lang w:eastAsia="en-GB"/>
          <w14:ligatures w14:val="none"/>
        </w:rPr>
        <w:t>you’ve</w:t>
      </w:r>
      <w:proofErr w:type="gramEnd"/>
      <w:r w:rsidRPr="001D298E">
        <w:rPr>
          <w:rFonts w:ascii="Segoe UI" w:eastAsia="Times New Roman" w:hAnsi="Segoe UI" w:cs="Segoe UI"/>
          <w:color w:val="1F2328"/>
          <w:kern w:val="0"/>
          <w:lang w:eastAsia="en-GB"/>
          <w14:ligatures w14:val="none"/>
        </w:rPr>
        <w:t xml:space="preserve"> read this far you might be interested in who we are, and what our plans are. To find out who we are, have a look at our bios. To understand our plan, then we need to go back in time a bit. About a </w:t>
      </w:r>
      <w:proofErr w:type="gramStart"/>
      <w:r w:rsidRPr="001D298E">
        <w:rPr>
          <w:rFonts w:ascii="Segoe UI" w:eastAsia="Times New Roman" w:hAnsi="Segoe UI" w:cs="Segoe UI"/>
          <w:color w:val="1F2328"/>
          <w:kern w:val="0"/>
          <w:lang w:eastAsia="en-GB"/>
          <w14:ligatures w14:val="none"/>
        </w:rPr>
        <w:t>year</w:t>
      </w:r>
      <w:proofErr w:type="gramEnd"/>
      <w:r w:rsidRPr="001D298E">
        <w:rPr>
          <w:rFonts w:ascii="Segoe UI" w:eastAsia="Times New Roman" w:hAnsi="Segoe UI" w:cs="Segoe UI"/>
          <w:color w:val="1F2328"/>
          <w:kern w:val="0"/>
          <w:lang w:eastAsia="en-GB"/>
          <w14:ligatures w14:val="none"/>
        </w:rPr>
        <w:t xml:space="preserve"> I think. Then, we had no real plan, no jobs, and were soon to be homeless, as we had to leave Geneva and return to London. Fortunately, despite these circumstances we were not penniless, and we had </w:t>
      </w:r>
      <w:proofErr w:type="gramStart"/>
      <w:r w:rsidRPr="001D298E">
        <w:rPr>
          <w:rFonts w:ascii="Segoe UI" w:eastAsia="Times New Roman" w:hAnsi="Segoe UI" w:cs="Segoe UI"/>
          <w:color w:val="1F2328"/>
          <w:kern w:val="0"/>
          <w:lang w:eastAsia="en-GB"/>
          <w14:ligatures w14:val="none"/>
        </w:rPr>
        <w:t>many</w:t>
      </w:r>
      <w:proofErr w:type="gramEnd"/>
      <w:r w:rsidRPr="001D298E">
        <w:rPr>
          <w:rFonts w:ascii="Segoe UI" w:eastAsia="Times New Roman" w:hAnsi="Segoe UI" w:cs="Segoe UI"/>
          <w:color w:val="1F2328"/>
          <w:kern w:val="0"/>
          <w:lang w:eastAsia="en-GB"/>
          <w14:ligatures w14:val="none"/>
        </w:rPr>
        <w:t xml:space="preserve"> options - our task was to choose between them. After discarding </w:t>
      </w:r>
      <w:proofErr w:type="gramStart"/>
      <w:r w:rsidRPr="001D298E">
        <w:rPr>
          <w:rFonts w:ascii="Segoe UI" w:eastAsia="Times New Roman" w:hAnsi="Segoe UI" w:cs="Segoe UI"/>
          <w:color w:val="1F2328"/>
          <w:kern w:val="0"/>
          <w:lang w:eastAsia="en-GB"/>
          <w14:ligatures w14:val="none"/>
        </w:rPr>
        <w:t>many</w:t>
      </w:r>
      <w:proofErr w:type="gramEnd"/>
      <w:r w:rsidRPr="001D298E">
        <w:rPr>
          <w:rFonts w:ascii="Segoe UI" w:eastAsia="Times New Roman" w:hAnsi="Segoe UI" w:cs="Segoe UI"/>
          <w:color w:val="1F2328"/>
          <w:kern w:val="0"/>
          <w:lang w:eastAsia="en-GB"/>
          <w14:ligatures w14:val="none"/>
        </w:rPr>
        <w:t xml:space="preserve"> we </w:t>
      </w:r>
      <w:proofErr w:type="gramStart"/>
      <w:r w:rsidRPr="001D298E">
        <w:rPr>
          <w:rFonts w:ascii="Segoe UI" w:eastAsia="Times New Roman" w:hAnsi="Segoe UI" w:cs="Segoe UI"/>
          <w:color w:val="1F2328"/>
          <w:kern w:val="0"/>
          <w:lang w:eastAsia="en-GB"/>
          <w14:ligatures w14:val="none"/>
        </w:rPr>
        <w:t>came up with</w:t>
      </w:r>
      <w:proofErr w:type="gramEnd"/>
      <w:r w:rsidRPr="001D298E">
        <w:rPr>
          <w:rFonts w:ascii="Segoe UI" w:eastAsia="Times New Roman" w:hAnsi="Segoe UI" w:cs="Segoe UI"/>
          <w:color w:val="1F2328"/>
          <w:kern w:val="0"/>
          <w:lang w:eastAsia="en-GB"/>
          <w14:ligatures w14:val="none"/>
        </w:rPr>
        <w:t xml:space="preserve"> one we could agree on. We decided to go to COP 30, in Belém (Brazil).</w:t>
      </w:r>
    </w:p>
    <w:p w14:paraId="4F823046" w14:textId="77777777" w:rsidR="001D298E" w:rsidRPr="001D298E" w:rsidRDefault="001D298E" w:rsidP="001D298E">
      <w:pPr>
        <w:spacing w:before="360" w:after="240" w:line="240" w:lineRule="auto"/>
        <w:outlineLvl w:val="1"/>
        <w:rPr>
          <w:rFonts w:ascii="Segoe UI" w:eastAsia="Times New Roman" w:hAnsi="Segoe UI" w:cs="Segoe UI"/>
          <w:b/>
          <w:bCs/>
          <w:color w:val="1F2328"/>
          <w:kern w:val="0"/>
          <w:sz w:val="36"/>
          <w:szCs w:val="36"/>
          <w:lang w:eastAsia="en-GB"/>
          <w14:ligatures w14:val="none"/>
        </w:rPr>
      </w:pPr>
      <w:r w:rsidRPr="001D298E">
        <w:rPr>
          <w:rFonts w:ascii="Segoe UI" w:eastAsia="Times New Roman" w:hAnsi="Segoe UI" w:cs="Segoe UI"/>
          <w:b/>
          <w:bCs/>
          <w:color w:val="1F2328"/>
          <w:kern w:val="0"/>
          <w:sz w:val="36"/>
          <w:szCs w:val="36"/>
          <w:lang w:eastAsia="en-GB"/>
          <w14:ligatures w14:val="none"/>
        </w:rPr>
        <w:t>Sailing to COP 30</w:t>
      </w:r>
    </w:p>
    <w:p w14:paraId="5082C94B" w14:textId="77777777" w:rsidR="001D298E" w:rsidRPr="001D298E" w:rsidRDefault="001D298E" w:rsidP="001D298E">
      <w:pPr>
        <w:spacing w:after="240" w:line="240" w:lineRule="auto"/>
        <w:rPr>
          <w:rFonts w:ascii="Segoe UI" w:eastAsia="Times New Roman" w:hAnsi="Segoe UI" w:cs="Segoe UI"/>
          <w:color w:val="1F2328"/>
          <w:kern w:val="0"/>
          <w:lang w:eastAsia="en-GB"/>
          <w14:ligatures w14:val="none"/>
        </w:rPr>
      </w:pPr>
      <w:r w:rsidRPr="001D298E">
        <w:rPr>
          <w:rFonts w:ascii="Segoe UI" w:eastAsia="Times New Roman" w:hAnsi="Segoe UI" w:cs="Segoe UI"/>
          <w:color w:val="1F2328"/>
          <w:kern w:val="0"/>
          <w:lang w:eastAsia="en-GB"/>
          <w14:ligatures w14:val="none"/>
        </w:rPr>
        <w:t>“Only a few seconds after deciding that we were going to Brazil, we realised how incredibly crass it would be to fly there, so we modified our decision and now it was clear – and exciting - that we were going to sail to Belém for COP 30.”</w:t>
      </w:r>
    </w:p>
    <w:p w14:paraId="4471103F" w14:textId="77777777" w:rsidR="001D298E" w:rsidRPr="001D298E" w:rsidRDefault="001D298E" w:rsidP="001D298E">
      <w:pPr>
        <w:spacing w:after="240" w:line="240" w:lineRule="auto"/>
        <w:rPr>
          <w:rFonts w:ascii="Segoe UI" w:eastAsia="Times New Roman" w:hAnsi="Segoe UI" w:cs="Segoe UI"/>
          <w:color w:val="1F2328"/>
          <w:kern w:val="0"/>
          <w:lang w:eastAsia="en-GB"/>
          <w14:ligatures w14:val="none"/>
        </w:rPr>
      </w:pPr>
      <w:r w:rsidRPr="001D298E">
        <w:rPr>
          <w:rFonts w:ascii="Segoe UI" w:eastAsia="Times New Roman" w:hAnsi="Segoe UI" w:cs="Segoe UI"/>
          <w:color w:val="1F2328"/>
          <w:kern w:val="0"/>
          <w:lang w:eastAsia="en-GB"/>
          <w14:ligatures w14:val="none"/>
        </w:rPr>
        <w:t xml:space="preserve">That decision, I see now, was the first in a series of events, adventures – and misadventures – that led us to where we are now. While trying to find a ship we fell in with a group of young activists organising </w:t>
      </w:r>
      <w:r w:rsidRPr="001D298E">
        <w:rPr>
          <w:rFonts w:ascii="Segoe UI" w:eastAsia="Times New Roman" w:hAnsi="Segoe UI" w:cs="Segoe UI"/>
          <w:b/>
          <w:bCs/>
          <w:color w:val="1F2328"/>
          <w:kern w:val="0"/>
          <w:lang w:eastAsia="en-GB"/>
          <w14:ligatures w14:val="none"/>
        </w:rPr>
        <w:t>Flotilla for Change</w:t>
      </w:r>
      <w:r w:rsidRPr="001D298E">
        <w:rPr>
          <w:rFonts w:ascii="Segoe UI" w:eastAsia="Times New Roman" w:hAnsi="Segoe UI" w:cs="Segoe UI"/>
          <w:color w:val="1F2328"/>
          <w:kern w:val="0"/>
          <w:lang w:eastAsia="en-GB"/>
          <w14:ligatures w14:val="none"/>
        </w:rPr>
        <w:t xml:space="preserve">, collecting an array </w:t>
      </w:r>
      <w:r w:rsidRPr="001D298E">
        <w:rPr>
          <w:rFonts w:ascii="Segoe UI" w:eastAsia="Times New Roman" w:hAnsi="Segoe UI" w:cs="Segoe UI"/>
          <w:color w:val="1F2328"/>
          <w:kern w:val="0"/>
          <w:lang w:eastAsia="en-GB"/>
          <w14:ligatures w14:val="none"/>
        </w:rPr>
        <w:lastRenderedPageBreak/>
        <w:t xml:space="preserve">of seacraft to coordinate their journey to Belem so that we all arrive together as a symbol of solidarity and sustainability. I was </w:t>
      </w:r>
      <w:proofErr w:type="gramStart"/>
      <w:r w:rsidRPr="001D298E">
        <w:rPr>
          <w:rFonts w:ascii="Segoe UI" w:eastAsia="Times New Roman" w:hAnsi="Segoe UI" w:cs="Segoe UI"/>
          <w:color w:val="1F2328"/>
          <w:kern w:val="0"/>
          <w:lang w:eastAsia="en-GB"/>
          <w14:ligatures w14:val="none"/>
        </w:rPr>
        <w:t>way out</w:t>
      </w:r>
      <w:proofErr w:type="gramEnd"/>
      <w:r w:rsidRPr="001D298E">
        <w:rPr>
          <w:rFonts w:ascii="Segoe UI" w:eastAsia="Times New Roman" w:hAnsi="Segoe UI" w:cs="Segoe UI"/>
          <w:color w:val="1F2328"/>
          <w:kern w:val="0"/>
          <w:lang w:eastAsia="en-GB"/>
          <w14:ligatures w14:val="none"/>
        </w:rPr>
        <w:t xml:space="preserve"> of my depth, but this kind of thing was Elle’s bread and butter. We found ourselves organising and hosting a series of interviews with indigenous representatives heading to COP to tell their stories of how climate change was disproportionately affecting them. </w:t>
      </w:r>
      <w:proofErr w:type="gramStart"/>
      <w:r w:rsidRPr="001D298E">
        <w:rPr>
          <w:rFonts w:ascii="Segoe UI" w:eastAsia="Times New Roman" w:hAnsi="Segoe UI" w:cs="Segoe UI"/>
          <w:color w:val="1F2328"/>
          <w:kern w:val="0"/>
          <w:lang w:eastAsia="en-GB"/>
          <w14:ligatures w14:val="none"/>
        </w:rPr>
        <w:t>Some of</w:t>
      </w:r>
      <w:proofErr w:type="gramEnd"/>
      <w:r w:rsidRPr="001D298E">
        <w:rPr>
          <w:rFonts w:ascii="Segoe UI" w:eastAsia="Times New Roman" w:hAnsi="Segoe UI" w:cs="Segoe UI"/>
          <w:color w:val="1F2328"/>
          <w:kern w:val="0"/>
          <w:lang w:eastAsia="en-GB"/>
          <w14:ligatures w14:val="none"/>
        </w:rPr>
        <w:t xml:space="preserve"> the most tragic stories </w:t>
      </w:r>
      <w:proofErr w:type="gramStart"/>
      <w:r w:rsidRPr="001D298E">
        <w:rPr>
          <w:rFonts w:ascii="Segoe UI" w:eastAsia="Times New Roman" w:hAnsi="Segoe UI" w:cs="Segoe UI"/>
          <w:color w:val="1F2328"/>
          <w:kern w:val="0"/>
          <w:lang w:eastAsia="en-GB"/>
          <w14:ligatures w14:val="none"/>
        </w:rPr>
        <w:t>I’d</w:t>
      </w:r>
      <w:proofErr w:type="gramEnd"/>
      <w:r w:rsidRPr="001D298E">
        <w:rPr>
          <w:rFonts w:ascii="Segoe UI" w:eastAsia="Times New Roman" w:hAnsi="Segoe UI" w:cs="Segoe UI"/>
          <w:color w:val="1F2328"/>
          <w:kern w:val="0"/>
          <w:lang w:eastAsia="en-GB"/>
          <w14:ligatures w14:val="none"/>
        </w:rPr>
        <w:t xml:space="preserve"> ever heard.</w:t>
      </w:r>
    </w:p>
    <w:p w14:paraId="40891E19" w14:textId="77777777" w:rsidR="001D298E" w:rsidRPr="001D298E" w:rsidRDefault="001D298E" w:rsidP="001D298E">
      <w:pPr>
        <w:spacing w:after="240" w:line="240" w:lineRule="auto"/>
        <w:rPr>
          <w:rFonts w:ascii="Segoe UI" w:eastAsia="Times New Roman" w:hAnsi="Segoe UI" w:cs="Segoe UI"/>
          <w:color w:val="1F2328"/>
          <w:kern w:val="0"/>
          <w:lang w:eastAsia="en-GB"/>
          <w14:ligatures w14:val="none"/>
        </w:rPr>
      </w:pPr>
      <w:r w:rsidRPr="001D298E">
        <w:rPr>
          <w:rFonts w:ascii="Segoe UI" w:eastAsia="Times New Roman" w:hAnsi="Segoe UI" w:cs="Segoe UI"/>
          <w:color w:val="1F2328"/>
          <w:kern w:val="0"/>
          <w:lang w:eastAsia="en-GB"/>
          <w14:ligatures w14:val="none"/>
        </w:rPr>
        <w:t xml:space="preserve">This was our first joint adventure into climate activism and we liked it. When we finally joined the Flotilla aboard the cargo schooner </w:t>
      </w:r>
      <w:proofErr w:type="spellStart"/>
      <w:r w:rsidRPr="001D298E">
        <w:rPr>
          <w:rFonts w:ascii="Segoe UI" w:eastAsia="Times New Roman" w:hAnsi="Segoe UI" w:cs="Segoe UI"/>
          <w:i/>
          <w:iCs/>
          <w:color w:val="1F2328"/>
          <w:kern w:val="0"/>
          <w:lang w:eastAsia="en-GB"/>
          <w14:ligatures w14:val="none"/>
        </w:rPr>
        <w:t>Avontuur</w:t>
      </w:r>
      <w:proofErr w:type="spellEnd"/>
      <w:r w:rsidRPr="001D298E">
        <w:rPr>
          <w:rFonts w:ascii="Segoe UI" w:eastAsia="Times New Roman" w:hAnsi="Segoe UI" w:cs="Segoe UI"/>
          <w:color w:val="1F2328"/>
          <w:kern w:val="0"/>
          <w:lang w:eastAsia="en-GB"/>
          <w14:ligatures w14:val="none"/>
        </w:rPr>
        <w:t xml:space="preserve"> as crew, we met others who had chosen activism over resigned despair.</w:t>
      </w:r>
    </w:p>
    <w:p w14:paraId="67547D6C" w14:textId="77777777" w:rsidR="001D298E" w:rsidRPr="001D298E" w:rsidRDefault="001D298E" w:rsidP="001D298E">
      <w:pPr>
        <w:spacing w:after="240" w:line="240" w:lineRule="auto"/>
        <w:rPr>
          <w:rFonts w:ascii="Segoe UI" w:eastAsia="Times New Roman" w:hAnsi="Segoe UI" w:cs="Segoe UI"/>
          <w:color w:val="1F2328"/>
          <w:kern w:val="0"/>
          <w:lang w:eastAsia="en-GB"/>
          <w14:ligatures w14:val="none"/>
        </w:rPr>
      </w:pPr>
      <w:r w:rsidRPr="001D298E">
        <w:rPr>
          <w:rFonts w:ascii="Segoe UI" w:eastAsia="Times New Roman" w:hAnsi="Segoe UI" w:cs="Segoe UI"/>
          <w:color w:val="1F2328"/>
          <w:kern w:val="0"/>
          <w:lang w:eastAsia="en-GB"/>
          <w14:ligatures w14:val="none"/>
        </w:rPr>
        <w:t xml:space="preserve">Over the ensuing months we were to get up close and personal with nature in a way that our hikes in Switzerland had only hinted might be possible. The Atlantic Ocean itself, a thing of massive wonder, the natural beauty that abounds throughout Brazil, Patagonia, Chile, </w:t>
      </w:r>
      <w:proofErr w:type="gramStart"/>
      <w:r w:rsidRPr="001D298E">
        <w:rPr>
          <w:rFonts w:ascii="Segoe UI" w:eastAsia="Times New Roman" w:hAnsi="Segoe UI" w:cs="Segoe UI"/>
          <w:color w:val="1F2328"/>
          <w:kern w:val="0"/>
          <w:lang w:eastAsia="en-GB"/>
          <w14:ligatures w14:val="none"/>
        </w:rPr>
        <w:t>Bolivia</w:t>
      </w:r>
      <w:proofErr w:type="gramEnd"/>
      <w:r w:rsidRPr="001D298E">
        <w:rPr>
          <w:rFonts w:ascii="Segoe UI" w:eastAsia="Times New Roman" w:hAnsi="Segoe UI" w:cs="Segoe UI"/>
          <w:color w:val="1F2328"/>
          <w:kern w:val="0"/>
          <w:lang w:eastAsia="en-GB"/>
          <w14:ligatures w14:val="none"/>
        </w:rPr>
        <w:t xml:space="preserve"> and Peru. We lived and worked in jungles, climbed mountains and volcanoes got drenched by giant waterfalls, kayaked in enormous lakes, climbed palm trees and met many more people on the way who had chosen to work against climate change as opposed to contributing to it.</w:t>
      </w:r>
    </w:p>
    <w:p w14:paraId="2F5C77FE" w14:textId="77777777" w:rsidR="001D298E" w:rsidRPr="001D298E" w:rsidRDefault="001D298E" w:rsidP="001D298E">
      <w:pPr>
        <w:spacing w:after="240" w:line="240" w:lineRule="auto"/>
        <w:rPr>
          <w:rFonts w:ascii="Segoe UI" w:eastAsia="Times New Roman" w:hAnsi="Segoe UI" w:cs="Segoe UI"/>
          <w:color w:val="1F2328"/>
          <w:kern w:val="0"/>
          <w:lang w:eastAsia="en-GB"/>
          <w14:ligatures w14:val="none"/>
        </w:rPr>
      </w:pPr>
      <w:r w:rsidRPr="001D298E">
        <w:rPr>
          <w:rFonts w:ascii="Segoe UI" w:eastAsia="Times New Roman" w:hAnsi="Segoe UI" w:cs="Segoe UI"/>
          <w:color w:val="1F2328"/>
          <w:kern w:val="0"/>
          <w:lang w:eastAsia="en-GB"/>
          <w14:ligatures w14:val="none"/>
        </w:rPr>
        <w:t xml:space="preserve">Our experience, the people we met, and two stints volunteering to help reforest the South American rainforests led us to the desire to do the same thing, but closer to home. </w:t>
      </w:r>
      <w:proofErr w:type="gramStart"/>
      <w:r w:rsidRPr="001D298E">
        <w:rPr>
          <w:rFonts w:ascii="Segoe UI" w:eastAsia="Times New Roman" w:hAnsi="Segoe UI" w:cs="Segoe UI"/>
          <w:color w:val="1F2328"/>
          <w:kern w:val="0"/>
          <w:lang w:eastAsia="en-GB"/>
          <w14:ligatures w14:val="none"/>
        </w:rPr>
        <w:t>I’d</w:t>
      </w:r>
      <w:proofErr w:type="gramEnd"/>
      <w:r w:rsidRPr="001D298E">
        <w:rPr>
          <w:rFonts w:ascii="Segoe UI" w:eastAsia="Times New Roman" w:hAnsi="Segoe UI" w:cs="Segoe UI"/>
          <w:color w:val="1F2328"/>
          <w:kern w:val="0"/>
          <w:lang w:eastAsia="en-GB"/>
          <w14:ligatures w14:val="none"/>
        </w:rPr>
        <w:t xml:space="preserve"> always wanted to return to Wales, and where better to help maintain (and </w:t>
      </w:r>
      <w:proofErr w:type="gramStart"/>
      <w:r w:rsidRPr="001D298E">
        <w:rPr>
          <w:rFonts w:ascii="Segoe UI" w:eastAsia="Times New Roman" w:hAnsi="Segoe UI" w:cs="Segoe UI"/>
          <w:color w:val="1F2328"/>
          <w:kern w:val="0"/>
          <w:lang w:eastAsia="en-GB"/>
          <w14:ligatures w14:val="none"/>
        </w:rPr>
        <w:t>possibly expand</w:t>
      </w:r>
      <w:proofErr w:type="gramEnd"/>
      <w:r w:rsidRPr="001D298E">
        <w:rPr>
          <w:rFonts w:ascii="Segoe UI" w:eastAsia="Times New Roman" w:hAnsi="Segoe UI" w:cs="Segoe UI"/>
          <w:color w:val="1F2328"/>
          <w:kern w:val="0"/>
          <w:lang w:eastAsia="en-GB"/>
          <w14:ligatures w14:val="none"/>
        </w:rPr>
        <w:t>) a rainforest?</w:t>
      </w:r>
    </w:p>
    <w:p w14:paraId="09742A5C" w14:textId="77777777" w:rsidR="001D298E" w:rsidRPr="001D298E" w:rsidRDefault="001D298E" w:rsidP="001D298E">
      <w:pPr>
        <w:spacing w:after="240" w:line="240" w:lineRule="auto"/>
        <w:rPr>
          <w:rFonts w:ascii="Segoe UI" w:eastAsia="Times New Roman" w:hAnsi="Segoe UI" w:cs="Segoe UI"/>
          <w:color w:val="1F2328"/>
          <w:kern w:val="0"/>
          <w:lang w:eastAsia="en-GB"/>
          <w14:ligatures w14:val="none"/>
        </w:rPr>
      </w:pPr>
      <w:proofErr w:type="gramStart"/>
      <w:r w:rsidRPr="001D298E">
        <w:rPr>
          <w:rFonts w:ascii="Segoe UI" w:eastAsia="Times New Roman" w:hAnsi="Segoe UI" w:cs="Segoe UI"/>
          <w:color w:val="1F2328"/>
          <w:kern w:val="0"/>
          <w:lang w:eastAsia="en-GB"/>
          <w14:ligatures w14:val="none"/>
        </w:rPr>
        <w:t>That’s</w:t>
      </w:r>
      <w:proofErr w:type="gramEnd"/>
      <w:r w:rsidRPr="001D298E">
        <w:rPr>
          <w:rFonts w:ascii="Segoe UI" w:eastAsia="Times New Roman" w:hAnsi="Segoe UI" w:cs="Segoe UI"/>
          <w:color w:val="1F2328"/>
          <w:kern w:val="0"/>
          <w:lang w:eastAsia="en-GB"/>
          <w14:ligatures w14:val="none"/>
        </w:rPr>
        <w:t xml:space="preserve"> page 1 of this journal. Elle and I are busy learning Cymraeg, more later.</w:t>
      </w:r>
    </w:p>
    <w:p w14:paraId="4889D227" w14:textId="77777777" w:rsidR="001D298E" w:rsidRPr="001D298E" w:rsidRDefault="001D298E" w:rsidP="001D298E">
      <w:pPr>
        <w:spacing w:after="240" w:line="240" w:lineRule="auto"/>
        <w:rPr>
          <w:rFonts w:ascii="Segoe UI" w:eastAsia="Times New Roman" w:hAnsi="Segoe UI" w:cs="Segoe UI"/>
          <w:color w:val="1F2328"/>
          <w:kern w:val="0"/>
          <w:lang w:eastAsia="en-GB"/>
          <w14:ligatures w14:val="none"/>
        </w:rPr>
      </w:pPr>
      <w:r w:rsidRPr="001D298E">
        <w:rPr>
          <w:rFonts w:ascii="Segoe UI" w:eastAsia="Times New Roman" w:hAnsi="Segoe UI" w:cs="Segoe UI"/>
          <w:b/>
          <w:bCs/>
          <w:color w:val="1F2328"/>
          <w:kern w:val="0"/>
          <w:lang w:eastAsia="en-GB"/>
          <w14:ligatures w14:val="none"/>
        </w:rPr>
        <w:t xml:space="preserve">Diolch </w:t>
      </w:r>
      <w:proofErr w:type="spellStart"/>
      <w:r w:rsidRPr="001D298E">
        <w:rPr>
          <w:rFonts w:ascii="Segoe UI" w:eastAsia="Times New Roman" w:hAnsi="Segoe UI" w:cs="Segoe UI"/>
          <w:b/>
          <w:bCs/>
          <w:color w:val="1F2328"/>
          <w:kern w:val="0"/>
          <w:lang w:eastAsia="en-GB"/>
          <w14:ligatures w14:val="none"/>
        </w:rPr>
        <w:t>yn</w:t>
      </w:r>
      <w:proofErr w:type="spellEnd"/>
      <w:r w:rsidRPr="001D298E">
        <w:rPr>
          <w:rFonts w:ascii="Segoe UI" w:eastAsia="Times New Roman" w:hAnsi="Segoe UI" w:cs="Segoe UI"/>
          <w:b/>
          <w:bCs/>
          <w:color w:val="1F2328"/>
          <w:kern w:val="0"/>
          <w:lang w:eastAsia="en-GB"/>
          <w14:ligatures w14:val="none"/>
        </w:rPr>
        <w:t xml:space="preserve"> </w:t>
      </w:r>
      <w:proofErr w:type="spellStart"/>
      <w:proofErr w:type="gramStart"/>
      <w:r w:rsidRPr="001D298E">
        <w:rPr>
          <w:rFonts w:ascii="Segoe UI" w:eastAsia="Times New Roman" w:hAnsi="Segoe UI" w:cs="Segoe UI"/>
          <w:b/>
          <w:bCs/>
          <w:color w:val="1F2328"/>
          <w:kern w:val="0"/>
          <w:lang w:eastAsia="en-GB"/>
          <w14:ligatures w14:val="none"/>
        </w:rPr>
        <w:t>Fawr</w:t>
      </w:r>
      <w:proofErr w:type="spellEnd"/>
      <w:proofErr w:type="gramEnd"/>
    </w:p>
    <w:p w14:paraId="30F7E6BA" w14:textId="113A750F" w:rsidR="00F163F0" w:rsidRDefault="001D298E">
      <w:r>
        <w:t>Monday 31</w:t>
      </w:r>
      <w:r w:rsidRPr="001D298E">
        <w:rPr>
          <w:vertAlign w:val="superscript"/>
        </w:rPr>
        <w:t>st</w:t>
      </w:r>
      <w:r>
        <w:t xml:space="preserve"> August. This is page 2 of this journal.</w:t>
      </w:r>
    </w:p>
    <w:p w14:paraId="22E2307C" w14:textId="16A986F4" w:rsidR="001D298E" w:rsidRDefault="001D298E">
      <w:r>
        <w:t>So, here we are at CAT. 4 hours on trains, which included 2 hours having a great chat with Aberystwythians Henry and Linda who were just returning from their holiday in Portugal</w:t>
      </w:r>
      <w:r w:rsidR="00BA760F">
        <w:t xml:space="preserve">. They gave us </w:t>
      </w:r>
      <w:proofErr w:type="gramStart"/>
      <w:r w:rsidR="00BA760F">
        <w:t>some</w:t>
      </w:r>
      <w:proofErr w:type="gramEnd"/>
      <w:r w:rsidR="00BA760F">
        <w:t xml:space="preserve"> great info about Mach and helped us with our Welsh pronunciation. Also invited us to visit if </w:t>
      </w:r>
      <w:proofErr w:type="gramStart"/>
      <w:r w:rsidR="00BA760F">
        <w:t>we’re</w:t>
      </w:r>
      <w:proofErr w:type="gramEnd"/>
      <w:r w:rsidR="00BA760F">
        <w:t xml:space="preserve"> in Aber – which we hope to be and will. Quick tour of Mach and then on the Bus to </w:t>
      </w:r>
      <w:r w:rsidR="00BA760F">
        <w:rPr>
          <w:i/>
          <w:iCs/>
        </w:rPr>
        <w:t xml:space="preserve">near </w:t>
      </w:r>
      <w:r w:rsidR="00BA760F">
        <w:t xml:space="preserve">CAT. 18 minutes </w:t>
      </w:r>
      <w:proofErr w:type="spellStart"/>
      <w:r w:rsidR="00BA760F">
        <w:t>uohill</w:t>
      </w:r>
      <w:proofErr w:type="spellEnd"/>
      <w:r w:rsidR="00BA760F">
        <w:t xml:space="preserve"> with a months’ worth of stuff on our backs and fronts got us to the front door. </w:t>
      </w:r>
    </w:p>
    <w:p w14:paraId="3DF004D1" w14:textId="590D886F" w:rsidR="001D298E" w:rsidRDefault="00BA760F">
      <w:r>
        <w:t xml:space="preserve">To our surprise, the famous funicular </w:t>
      </w:r>
      <w:proofErr w:type="gramStart"/>
      <w:r>
        <w:t>wasn’t</w:t>
      </w:r>
      <w:proofErr w:type="gramEnd"/>
      <w:r>
        <w:t xml:space="preserve"> open, the office </w:t>
      </w:r>
      <w:proofErr w:type="gramStart"/>
      <w:r>
        <w:t>wasn’t</w:t>
      </w:r>
      <w:proofErr w:type="gramEnd"/>
      <w:r>
        <w:t xml:space="preserve"> open, in fact it was dilapidated, and signs pointed us up another hill to the visitor centre. It became clear to us that CAT has pivoted from being the </w:t>
      </w:r>
      <w:r w:rsidR="00036D3F">
        <w:t>visitor</w:t>
      </w:r>
      <w:r>
        <w:t xml:space="preserve"> attraction that it was when we were last here in 202</w:t>
      </w:r>
      <w:r w:rsidR="00C50CD6">
        <w:t>2</w:t>
      </w:r>
      <w:r>
        <w:t xml:space="preserve"> and focussed fully on becoming an educational institution. The </w:t>
      </w:r>
      <w:proofErr w:type="spellStart"/>
      <w:r w:rsidR="00D52BEF">
        <w:t>themed</w:t>
      </w:r>
      <w:proofErr w:type="spellEnd"/>
      <w:r w:rsidR="00D52BEF">
        <w:t xml:space="preserve"> </w:t>
      </w:r>
      <w:r>
        <w:t xml:space="preserve">parks and interactive displays are all either broken or closed off. The entire place looked a little post-apocalyptic. In direct contrast, the WISE centre is beautiful. Our accommodation and the lecture theatre and the building itself is artfully designed, using </w:t>
      </w:r>
      <w:r w:rsidR="003351E3">
        <w:t>biomaterials</w:t>
      </w:r>
      <w:r>
        <w:t xml:space="preserve"> and natural light </w:t>
      </w:r>
      <w:proofErr w:type="gramStart"/>
      <w:r>
        <w:t>it’s</w:t>
      </w:r>
      <w:proofErr w:type="gramEnd"/>
      <w:r>
        <w:t xml:space="preserve"> </w:t>
      </w:r>
      <w:del w:id="0" w:author="Bryn Williams" w:date="2026-09-10T16:38:00Z" w16du:dateUtc="2026-09-10T15:38:00Z">
        <w:r w:rsidDel="003855B2">
          <w:delText>a great example</w:delText>
        </w:r>
      </w:del>
      <w:ins w:id="1" w:author="Bryn Williams" w:date="2026-09-10T16:38:00Z" w16du:dateUtc="2026-09-10T15:38:00Z">
        <w:r w:rsidR="003855B2">
          <w:t>a splendid example</w:t>
        </w:r>
      </w:ins>
      <w:r>
        <w:t xml:space="preserve"> of </w:t>
      </w:r>
      <w:r w:rsidR="003351E3">
        <w:lastRenderedPageBreak/>
        <w:t xml:space="preserve">bioconstruction. </w:t>
      </w:r>
      <w:proofErr w:type="gramStart"/>
      <w:r w:rsidR="00D52BEF">
        <w:t>We’re</w:t>
      </w:r>
      <w:proofErr w:type="gramEnd"/>
      <w:r w:rsidR="00D52BEF">
        <w:t xml:space="preserve"> really</w:t>
      </w:r>
      <w:r w:rsidR="00E8054C">
        <w:t xml:space="preserve"> looking forward to learning more about this CAT tomorrow, which is so different from the one we remembered. </w:t>
      </w:r>
    </w:p>
    <w:p w14:paraId="6C91D201" w14:textId="176A78C2" w:rsidR="00E8054C" w:rsidRDefault="00E8054C">
      <w:r>
        <w:t xml:space="preserve">We also met our fellow volunteer trialists, mostly young women with a smattering of men and oldies like us. Dave, the chef was very keen to hear our verdict on his vegan dinner, and we were all pleased to tell him it was delicious – bodes well for the next few days. We continued getting to know each other after dinner by wandering around the now abandoned (although still flourishing – the beds are being </w:t>
      </w:r>
      <w:r w:rsidR="00142D61">
        <w:t>tended,</w:t>
      </w:r>
      <w:r>
        <w:t xml:space="preserve"> and the plants and trees are all healthy) and rusting </w:t>
      </w:r>
      <w:r w:rsidR="00142D61">
        <w:t>weed swept</w:t>
      </w:r>
      <w:r>
        <w:t xml:space="preserve"> structures</w:t>
      </w:r>
      <w:r w:rsidR="00895B8E">
        <w:t xml:space="preserve">, each of which </w:t>
      </w:r>
      <w:proofErr w:type="spellStart"/>
      <w:r>
        <w:t>which</w:t>
      </w:r>
      <w:proofErr w:type="spellEnd"/>
      <w:r>
        <w:t xml:space="preserve"> used to tell a story.</w:t>
      </w:r>
    </w:p>
    <w:p w14:paraId="583D30D6" w14:textId="77777777" w:rsidR="009E1BDE" w:rsidRDefault="00E8054C">
      <w:r>
        <w:t xml:space="preserve">Elle discovered that a fellow redhead had also been to the same school as her (albeit far more recently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 We also put together the ping-pong table, allowing me to demonstrate once more a humiliatingly poor I am at the game.</w:t>
      </w:r>
    </w:p>
    <w:p w14:paraId="3529321D" w14:textId="33A3FC1C" w:rsidR="00E8054C" w:rsidRDefault="009E1BDE">
      <w:r>
        <w:t xml:space="preserve">One </w:t>
      </w:r>
      <w:r w:rsidR="00E8054C">
        <w:t xml:space="preserve">last thing, to save space I tied my new steel toe capped boots to the back of my rucksack, and when we </w:t>
      </w:r>
      <w:r w:rsidR="00F72C77">
        <w:t>arrived,</w:t>
      </w:r>
      <w:r w:rsidR="00E8054C">
        <w:t xml:space="preserve"> we found that only one of the pair had survived the </w:t>
      </w:r>
      <w:r w:rsidR="003351E3">
        <w:t xml:space="preserve">journey. Possibly stepping out in </w:t>
      </w:r>
      <w:r w:rsidR="00F72C77">
        <w:t>Edinburgh</w:t>
      </w:r>
      <w:r w:rsidR="003351E3">
        <w:t xml:space="preserve"> now. That is all. More </w:t>
      </w:r>
      <w:r w:rsidR="00F72C77">
        <w:t>to tell</w:t>
      </w:r>
      <w:r w:rsidR="003351E3">
        <w:t xml:space="preserve"> </w:t>
      </w:r>
      <w:r w:rsidR="006F29F9">
        <w:t>tomorrow,</w:t>
      </w:r>
      <w:r w:rsidR="003351E3">
        <w:t xml:space="preserve"> </w:t>
      </w:r>
      <w:proofErr w:type="gramStart"/>
      <w:r w:rsidR="003351E3">
        <w:t>I’m</w:t>
      </w:r>
      <w:proofErr w:type="gramEnd"/>
      <w:r w:rsidR="003351E3">
        <w:t xml:space="preserve"> sure.</w:t>
      </w:r>
    </w:p>
    <w:p w14:paraId="2AAEAE8E" w14:textId="2A6361F9" w:rsidR="00454DA7" w:rsidRDefault="00454DA7">
      <w:r>
        <w:t>Tuesday 1st September</w:t>
      </w:r>
      <w:r w:rsidR="00F52583">
        <w:t xml:space="preserve">. This is page 3 of the </w:t>
      </w:r>
      <w:proofErr w:type="gramStart"/>
      <w:r w:rsidR="00F52583">
        <w:t>journal</w:t>
      </w:r>
      <w:proofErr w:type="gramEnd"/>
      <w:r w:rsidR="00F52583">
        <w:t xml:space="preserve"> </w:t>
      </w:r>
    </w:p>
    <w:p w14:paraId="7234D72B" w14:textId="5DBB5BA2" w:rsidR="00F52583" w:rsidRDefault="00CF7090">
      <w:r>
        <w:rPr>
          <w:noProof/>
        </w:rPr>
        <w:drawing>
          <wp:inline distT="0" distB="0" distL="0" distR="0" wp14:anchorId="2A473E90" wp14:editId="11CB2F54">
            <wp:extent cx="2452083" cy="1846262"/>
            <wp:effectExtent l="0" t="0" r="5715" b="1905"/>
            <wp:docPr id="9981983" name="Picture 1">
              <a:extLst xmlns:a="http://schemas.openxmlformats.org/drawingml/2006/main">
                <a:ext uri="{FF2B5EF4-FFF2-40B4-BE49-F238E27FC236}">
                  <a16:creationId xmlns:a16="http://schemas.microsoft.com/office/drawing/2014/main" id="{2D9251FF-D201-4D36-A4E2-4FE466B315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1983" name="Picture 9981983"/>
                    <pic:cNvPicPr/>
                  </pic:nvPicPr>
                  <pic:blipFill>
                    <a:blip r:embed="rId4" cstate="print">
                      <a:extLst>
                        <a:ext uri="{28A0092B-C50C-407E-A947-70E740481C1C}">
                          <a14:useLocalDpi xmlns:a14="http://schemas.microsoft.com/office/drawing/2010/main" val="0"/>
                        </a:ext>
                      </a:extLst>
                    </a:blip>
                    <a:stretch>
                      <a:fillRect/>
                    </a:stretch>
                  </pic:blipFill>
                  <pic:spPr>
                    <a:xfrm>
                      <a:off x="0" y="0"/>
                      <a:ext cx="2472625" cy="1861729"/>
                    </a:xfrm>
                    <a:prstGeom prst="rect">
                      <a:avLst/>
                    </a:prstGeom>
                  </pic:spPr>
                </pic:pic>
              </a:graphicData>
            </a:graphic>
          </wp:inline>
        </w:drawing>
      </w:r>
      <w:r w:rsidR="009D5AEC">
        <w:rPr>
          <w:noProof/>
        </w:rPr>
        <w:drawing>
          <wp:inline distT="0" distB="0" distL="0" distR="0" wp14:anchorId="77B7506E" wp14:editId="6D97EC4A">
            <wp:extent cx="2460517" cy="1852612"/>
            <wp:effectExtent l="0" t="0" r="0" b="0"/>
            <wp:docPr id="1557507154" name="Picture 2">
              <a:extLst xmlns:a="http://schemas.openxmlformats.org/drawingml/2006/main">
                <a:ext uri="{FF2B5EF4-FFF2-40B4-BE49-F238E27FC236}">
                  <a16:creationId xmlns:a16="http://schemas.microsoft.com/office/drawing/2014/main" id="{763383A4-3CCD-44B5-A6A0-78727D53A18B}"/>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507154" name="Picture 2">
                      <a:extLst>
                        <a:ext uri="{C183D7F6-B498-43B3-948B-1728B52AA6E4}">
                          <adec:decorative xmlns:adec="http://schemas.microsoft.com/office/drawing/2017/decorative" val="1"/>
                        </a:ext>
                      </a:extLst>
                    </pic:cNvPr>
                    <pic:cNvPicPr/>
                  </pic:nvPicPr>
                  <pic:blipFill>
                    <a:blip r:embed="rId5" cstate="print">
                      <a:extLst>
                        <a:ext uri="{28A0092B-C50C-407E-A947-70E740481C1C}">
                          <a14:useLocalDpi xmlns:a14="http://schemas.microsoft.com/office/drawing/2010/main" val="0"/>
                        </a:ext>
                      </a:extLst>
                    </a:blip>
                    <a:stretch>
                      <a:fillRect/>
                    </a:stretch>
                  </pic:blipFill>
                  <pic:spPr>
                    <a:xfrm>
                      <a:off x="0" y="0"/>
                      <a:ext cx="2486498" cy="1872174"/>
                    </a:xfrm>
                    <a:prstGeom prst="rect">
                      <a:avLst/>
                    </a:prstGeom>
                  </pic:spPr>
                </pic:pic>
              </a:graphicData>
            </a:graphic>
          </wp:inline>
        </w:drawing>
      </w:r>
    </w:p>
    <w:p w14:paraId="5F667DC2" w14:textId="789A9627" w:rsidR="00A57BD3" w:rsidRDefault="00A57BD3">
      <w:proofErr w:type="gramStart"/>
      <w:r>
        <w:t>So</w:t>
      </w:r>
      <w:proofErr w:type="gramEnd"/>
      <w:r w:rsidR="006F29F9">
        <w:t xml:space="preserve"> our morning starts with a lovely breakfast </w:t>
      </w:r>
      <w:r w:rsidR="00016DAA">
        <w:t xml:space="preserve">of vegan sausages, hash browns, beans </w:t>
      </w:r>
      <w:r w:rsidR="00CB234E">
        <w:t xml:space="preserve">and </w:t>
      </w:r>
      <w:del w:id="2" w:author="Bryn Williams" w:date="2026-09-10T16:37:00Z" w16du:dateUtc="2026-09-10T15:37:00Z">
        <w:r w:rsidR="00CB234E" w:rsidDel="00B8385C">
          <w:delText>welsh</w:delText>
        </w:r>
      </w:del>
      <w:ins w:id="3" w:author="Bryn Williams" w:date="2026-09-10T16:37:00Z" w16du:dateUtc="2026-09-10T15:37:00Z">
        <w:r w:rsidR="00B8385C">
          <w:t>Welsh</w:t>
        </w:r>
      </w:ins>
      <w:r w:rsidR="00CB234E">
        <w:t xml:space="preserve"> rarebit. </w:t>
      </w:r>
      <w:r w:rsidR="004B058E">
        <w:t>Sadly,</w:t>
      </w:r>
      <w:r w:rsidR="00CB234E">
        <w:t xml:space="preserve"> the rarebit had mustard </w:t>
      </w:r>
      <w:r w:rsidR="004B058E">
        <w:t xml:space="preserve">in </w:t>
      </w:r>
      <w:proofErr w:type="gramStart"/>
      <w:r w:rsidR="004B058E">
        <w:t>it</w:t>
      </w:r>
      <w:proofErr w:type="gramEnd"/>
      <w:r w:rsidR="004B058E">
        <w:t xml:space="preserve"> </w:t>
      </w:r>
      <w:r w:rsidR="00E83781">
        <w:t xml:space="preserve">and I had to put it into the food waste. </w:t>
      </w:r>
      <w:r w:rsidR="004B058E">
        <w:t>Not</w:t>
      </w:r>
      <w:r w:rsidR="00E83781">
        <w:t xml:space="preserve"> sure whether that will ruin our chances. </w:t>
      </w:r>
      <w:r w:rsidR="00B83456">
        <w:t xml:space="preserve">Still not clear about what happened to the visitor centre </w:t>
      </w:r>
      <w:r w:rsidR="00463BCF">
        <w:t xml:space="preserve">but </w:t>
      </w:r>
      <w:proofErr w:type="gramStart"/>
      <w:r w:rsidR="00463BCF">
        <w:t>some of</w:t>
      </w:r>
      <w:proofErr w:type="gramEnd"/>
      <w:r w:rsidR="00463BCF">
        <w:t xml:space="preserve"> the displays we saw today </w:t>
      </w:r>
      <w:r w:rsidR="00DC0AA6">
        <w:t>included</w:t>
      </w:r>
      <w:r w:rsidR="00463BCF">
        <w:t xml:space="preserve"> endorsements from </w:t>
      </w:r>
      <w:r w:rsidR="00DC0AA6">
        <w:t>C</w:t>
      </w:r>
      <w:r w:rsidR="00463BCF">
        <w:t>hris Tarrant and Noel Edmonds</w:t>
      </w:r>
      <w:r w:rsidR="00DC0AA6">
        <w:t>(!)</w:t>
      </w:r>
      <w:r w:rsidR="002816D6">
        <w:t xml:space="preserve"> Moreover the prediction was Net Zero Britain by 2030</w:t>
      </w:r>
      <w:r w:rsidR="00CF194F">
        <w:t xml:space="preserve">, which seems a bit ambitious in 2026. </w:t>
      </w:r>
    </w:p>
    <w:p w14:paraId="40942630" w14:textId="4FEAB4A6" w:rsidR="00B0528A" w:rsidRDefault="00B0528A">
      <w:r>
        <w:t xml:space="preserve">Anyway, Sven, the Belgian </w:t>
      </w:r>
      <w:r w:rsidR="002B2251">
        <w:t>Forestry</w:t>
      </w:r>
      <w:r w:rsidR="00C50CD6">
        <w:t>-</w:t>
      </w:r>
      <w:r w:rsidR="002B2251">
        <w:t xml:space="preserve">lead </w:t>
      </w:r>
      <w:r w:rsidR="005A227F">
        <w:t>with a Scandinavian name, took</w:t>
      </w:r>
      <w:r w:rsidR="002B2251">
        <w:t xml:space="preserve"> us on the quarry trail in the morning, </w:t>
      </w:r>
      <w:r w:rsidR="00256986">
        <w:t xml:space="preserve">patiently answering our questions, and </w:t>
      </w:r>
      <w:r w:rsidR="00B46CD4">
        <w:t>graciously sharing his knowledge at every oppor</w:t>
      </w:r>
      <w:r w:rsidR="00A0744A">
        <w:t xml:space="preserve">tunity, </w:t>
      </w:r>
      <w:ins w:id="4" w:author="Bryn Williams" w:date="2026-09-10T16:38:00Z" w16du:dateUtc="2026-09-10T15:38:00Z">
        <w:r w:rsidR="00E61AAF">
          <w:t xml:space="preserve">often </w:t>
        </w:r>
      </w:ins>
      <w:r w:rsidR="00A0744A">
        <w:t>along with some</w:t>
      </w:r>
      <w:del w:id="5" w:author="Bryn Williams" w:date="2026-09-10T16:38:00Z" w16du:dateUtc="2026-09-10T15:38:00Z">
        <w:r w:rsidR="00A0744A" w:rsidDel="00E61AAF">
          <w:delText xml:space="preserve"> often</w:delText>
        </w:r>
      </w:del>
      <w:r w:rsidR="00A0744A">
        <w:t xml:space="preserve"> scathing words for those </w:t>
      </w:r>
      <w:r w:rsidR="00FD779F">
        <w:t xml:space="preserve">who </w:t>
      </w:r>
      <w:r w:rsidR="00574498">
        <w:t xml:space="preserve">underestimated the nuance involved in conserving </w:t>
      </w:r>
      <w:r w:rsidR="00FD779F">
        <w:t xml:space="preserve">a forest, now and in the past. </w:t>
      </w:r>
      <w:r w:rsidR="004467CE">
        <w:t>He shares our sense of urgency about things being done</w:t>
      </w:r>
      <w:r w:rsidR="004122A9">
        <w:t xml:space="preserve">, and an impatience with </w:t>
      </w:r>
      <w:r w:rsidR="00C2657F">
        <w:t>the levels of discussion required before action is taken.</w:t>
      </w:r>
      <w:r w:rsidR="00711778">
        <w:t xml:space="preserve"> We rejoined the larger group at teatime for </w:t>
      </w:r>
      <w:r w:rsidR="00711778">
        <w:lastRenderedPageBreak/>
        <w:t xml:space="preserve">coffee and </w:t>
      </w:r>
      <w:r w:rsidR="009733E1">
        <w:t>biscuits in the ‘</w:t>
      </w:r>
      <w:proofErr w:type="spellStart"/>
      <w:r w:rsidR="009733E1">
        <w:t>Tea</w:t>
      </w:r>
      <w:r w:rsidR="00FA3655">
        <w:t>C</w:t>
      </w:r>
      <w:r w:rsidR="009733E1">
        <w:t>hest</w:t>
      </w:r>
      <w:proofErr w:type="spellEnd"/>
      <w:r w:rsidR="009733E1">
        <w:t xml:space="preserve">’ which is a charming space </w:t>
      </w:r>
      <w:r w:rsidR="0053711A">
        <w:t>fo</w:t>
      </w:r>
      <w:r w:rsidR="001A03B9">
        <w:t>r</w:t>
      </w:r>
      <w:r w:rsidR="0053711A">
        <w:t xml:space="preserve"> volunteers and staff to chill and connect. There we first met the outgoing volunteers </w:t>
      </w:r>
      <w:r w:rsidR="001A03B9">
        <w:t xml:space="preserve">and gently interrogated them about their experiences. </w:t>
      </w:r>
      <w:r w:rsidR="00B228B8">
        <w:t xml:space="preserve">After the break we went on a tour of the accommodation, which is </w:t>
      </w:r>
      <w:proofErr w:type="gramStart"/>
      <w:r w:rsidR="00B228B8">
        <w:t>not the same as</w:t>
      </w:r>
      <w:proofErr w:type="gramEnd"/>
      <w:r w:rsidR="00B228B8">
        <w:t xml:space="preserve"> where we are now (the student accommodation). </w:t>
      </w:r>
      <w:r w:rsidR="00EA05C3">
        <w:t xml:space="preserve">We were taken to see </w:t>
      </w:r>
      <w:proofErr w:type="gramStart"/>
      <w:r w:rsidR="00BD7287">
        <w:t>several</w:t>
      </w:r>
      <w:proofErr w:type="gramEnd"/>
      <w:r w:rsidR="00EA05C3">
        <w:t xml:space="preserve"> </w:t>
      </w:r>
      <w:r w:rsidR="003469FF">
        <w:t xml:space="preserve">individual cells, simply furnished, across a balcony from the shared kitchen and </w:t>
      </w:r>
      <w:r w:rsidR="00B04FFD">
        <w:t>lounge space.</w:t>
      </w:r>
      <w:r w:rsidR="004122A9">
        <w:t xml:space="preserve"> </w:t>
      </w:r>
      <w:r w:rsidR="00BA0361">
        <w:t xml:space="preserve">For the rooms themselves, all luxury was spared, but essentials were </w:t>
      </w:r>
      <w:r w:rsidR="00BD7287">
        <w:t>present,</w:t>
      </w:r>
      <w:r w:rsidR="00467E8E">
        <w:t xml:space="preserve"> </w:t>
      </w:r>
      <w:r w:rsidR="00BA0361">
        <w:t xml:space="preserve">so we remain undaunted. </w:t>
      </w:r>
      <w:r w:rsidR="001C5440">
        <w:t xml:space="preserve">We were subsequently taken to </w:t>
      </w:r>
      <w:proofErr w:type="gramStart"/>
      <w:r w:rsidR="001C5440">
        <w:t>an as yet</w:t>
      </w:r>
      <w:proofErr w:type="gramEnd"/>
      <w:r w:rsidR="00BD7287">
        <w:t>,</w:t>
      </w:r>
      <w:r w:rsidR="001C5440">
        <w:t xml:space="preserve"> unprepared </w:t>
      </w:r>
      <w:r w:rsidR="00421D7C">
        <w:t xml:space="preserve">collection of rooms in a modular house which was once part of the alternative technology </w:t>
      </w:r>
      <w:r w:rsidR="008853CD">
        <w:t>display but</w:t>
      </w:r>
      <w:r w:rsidR="00421D7C">
        <w:t xml:space="preserve"> </w:t>
      </w:r>
      <w:r w:rsidR="003E1BE4">
        <w:t>has</w:t>
      </w:r>
      <w:r w:rsidR="00421D7C">
        <w:t xml:space="preserve"> now </w:t>
      </w:r>
      <w:r w:rsidR="003E1BE4">
        <w:t xml:space="preserve">been </w:t>
      </w:r>
      <w:r w:rsidR="00421D7C">
        <w:t xml:space="preserve">handed over to </w:t>
      </w:r>
      <w:r w:rsidR="003E1BE4">
        <w:t xml:space="preserve">the </w:t>
      </w:r>
      <w:r w:rsidR="00421D7C">
        <w:t>volunteers</w:t>
      </w:r>
      <w:r w:rsidR="000C0BA3">
        <w:t>’</w:t>
      </w:r>
      <w:r w:rsidR="003E1BE4">
        <w:t xml:space="preserve"> team</w:t>
      </w:r>
      <w:r w:rsidR="00421D7C">
        <w:t>. Encouraging</w:t>
      </w:r>
      <w:r w:rsidR="008853CD">
        <w:t>ly that place has a double room</w:t>
      </w:r>
      <w:r w:rsidR="00DF5B3B">
        <w:t xml:space="preserve">, which </w:t>
      </w:r>
      <w:r w:rsidR="000C0BA3">
        <w:t>(I</w:t>
      </w:r>
      <w:r w:rsidR="00DF5B3B">
        <w:t xml:space="preserve"> feel) was intimated </w:t>
      </w:r>
      <w:r w:rsidR="0061042C">
        <w:t>may</w:t>
      </w:r>
      <w:r w:rsidR="00DF5B3B">
        <w:t xml:space="preserve"> be ours</w:t>
      </w:r>
      <w:r w:rsidR="00860CAB">
        <w:t xml:space="preserve">…should we be successful. </w:t>
      </w:r>
      <w:proofErr w:type="gramStart"/>
      <w:r w:rsidR="00860CAB">
        <w:t>Much</w:t>
      </w:r>
      <w:proofErr w:type="gramEnd"/>
      <w:r w:rsidR="00860CAB">
        <w:t xml:space="preserve"> nicer than the </w:t>
      </w:r>
      <w:r w:rsidR="00417D67">
        <w:t xml:space="preserve">spartan rows of </w:t>
      </w:r>
      <w:r w:rsidR="0031177E">
        <w:t>boxes</w:t>
      </w:r>
      <w:r w:rsidR="00417D67">
        <w:t xml:space="preserve"> that the current crop of volunteers have stoically endured.</w:t>
      </w:r>
    </w:p>
    <w:p w14:paraId="6590A5EE" w14:textId="389394C6" w:rsidR="0031177E" w:rsidRDefault="0031177E">
      <w:r>
        <w:t xml:space="preserve">With that Lunch and a </w:t>
      </w:r>
      <w:r w:rsidR="00152850">
        <w:t>photograph opportunity</w:t>
      </w:r>
      <w:r>
        <w:t xml:space="preserve"> soup </w:t>
      </w:r>
      <w:r w:rsidR="00F25EAE">
        <w:t>trolley in the staff room. Soup was delicious, change of venue mysterious and our chance to meet the broader staff slightly hindered by them all sloping off</w:t>
      </w:r>
      <w:r w:rsidR="006639FC">
        <w:t xml:space="preserve"> with their bowls and bread before we had a chance to start </w:t>
      </w:r>
      <w:r w:rsidR="002005E2">
        <w:t>another round of</w:t>
      </w:r>
      <w:r w:rsidR="006639FC">
        <w:t xml:space="preserve"> gentle interrogati</w:t>
      </w:r>
      <w:r w:rsidR="002005E2">
        <w:t>ons</w:t>
      </w:r>
      <w:r w:rsidR="00152850">
        <w:t xml:space="preserve">. </w:t>
      </w:r>
    </w:p>
    <w:p w14:paraId="2E0673E3" w14:textId="5A26E877" w:rsidR="000D0F2F" w:rsidRDefault="000D0F2F">
      <w:r>
        <w:t xml:space="preserve">The absolute highlight of the day was returning to the woodshed where Sven had laid out some tools and PPE for us to lug up to the top of the </w:t>
      </w:r>
      <w:r w:rsidR="00756B9C">
        <w:t>highest mountain where, under his instruction we pruned a spruce and toppled a fir, as well as decimating the holly</w:t>
      </w:r>
      <w:r w:rsidR="00187B44">
        <w:t xml:space="preserve">. </w:t>
      </w:r>
      <w:r w:rsidR="00FB06AF">
        <w:t xml:space="preserve">First day. Better than our wildest dreams. </w:t>
      </w:r>
    </w:p>
    <w:p w14:paraId="2C5551E9" w14:textId="49D4C4E5" w:rsidR="00287C24" w:rsidRDefault="00287C24">
      <w:proofErr w:type="gramStart"/>
      <w:r>
        <w:t xml:space="preserve">Lovely dinner of new </w:t>
      </w:r>
      <w:r w:rsidR="004F2917">
        <w:t>potatoes</w:t>
      </w:r>
      <w:r>
        <w:t xml:space="preserve"> </w:t>
      </w:r>
      <w:r w:rsidR="004F2917">
        <w:t>vegan mince pie and red cabbage was enjoyed by all</w:t>
      </w:r>
      <w:proofErr w:type="gramEnd"/>
      <w:r w:rsidR="004F2917">
        <w:t xml:space="preserve">…but me. On learning there were onions in the </w:t>
      </w:r>
      <w:r w:rsidR="00572FB6">
        <w:t xml:space="preserve">pie I balked and not wanting to repeat the wastefulness of the morning I admitted to my hatred of (not allergy to) onions. </w:t>
      </w:r>
      <w:r w:rsidR="00E76BF4">
        <w:t xml:space="preserve">The chef </w:t>
      </w:r>
      <w:r w:rsidR="001F02C8">
        <w:t>offered</w:t>
      </w:r>
      <w:r w:rsidR="00E76BF4">
        <w:t xml:space="preserve"> to whip up a cheese omelette instead</w:t>
      </w:r>
      <w:r w:rsidR="001F02C8">
        <w:t xml:space="preserve"> </w:t>
      </w:r>
      <w:r w:rsidR="004502C3">
        <w:t>and as</w:t>
      </w:r>
      <w:r w:rsidR="001F02C8">
        <w:t xml:space="preserve"> it would be impolite to refuse such an offer</w:t>
      </w:r>
      <w:r w:rsidR="00595CA3">
        <w:t xml:space="preserve"> I accepted. It was delicious, along </w:t>
      </w:r>
      <w:r w:rsidR="00B64BF4">
        <w:t>with the</w:t>
      </w:r>
      <w:r w:rsidR="00595CA3">
        <w:t xml:space="preserve"> </w:t>
      </w:r>
      <w:proofErr w:type="gramStart"/>
      <w:r w:rsidR="00595CA3">
        <w:t>8</w:t>
      </w:r>
      <w:proofErr w:type="gramEnd"/>
      <w:r w:rsidR="00595CA3">
        <w:t xml:space="preserve"> extra spuds I was given as compensation. </w:t>
      </w:r>
      <w:r w:rsidR="00B64BF4">
        <w:t>But</w:t>
      </w:r>
      <w:r w:rsidR="00B80BDF">
        <w:t xml:space="preserve"> now I realise </w:t>
      </w:r>
      <w:proofErr w:type="gramStart"/>
      <w:r w:rsidR="00B80BDF">
        <w:t>I’m</w:t>
      </w:r>
      <w:proofErr w:type="gramEnd"/>
      <w:r w:rsidR="00B80BDF">
        <w:t xml:space="preserve"> going to start getting a reputation as an awkward </w:t>
      </w:r>
      <w:proofErr w:type="gramStart"/>
      <w:r w:rsidR="00B80BDF">
        <w:t>bugger</w:t>
      </w:r>
      <w:proofErr w:type="gramEnd"/>
      <w:r w:rsidR="00B80BDF">
        <w:t xml:space="preserve"> in the kitchen – how will that affect our chances to be invited back? Only time will tell. </w:t>
      </w:r>
      <w:proofErr w:type="gramStart"/>
      <w:r w:rsidR="00B80BDF">
        <w:t>That’s</w:t>
      </w:r>
      <w:proofErr w:type="gramEnd"/>
      <w:r w:rsidR="00B80BDF">
        <w:t xml:space="preserve"> all for tonight. Nos Da</w:t>
      </w:r>
      <w:r w:rsidR="00B64BF4">
        <w:t>.</w:t>
      </w:r>
    </w:p>
    <w:p w14:paraId="3BFA5483" w14:textId="7DF8E468" w:rsidR="002463ED" w:rsidRDefault="002463ED" w:rsidP="002463ED">
      <w:r>
        <w:t>Wednesday 9</w:t>
      </w:r>
      <w:r w:rsidRPr="002463ED">
        <w:rPr>
          <w:vertAlign w:val="superscript"/>
        </w:rPr>
        <w:t>th</w:t>
      </w:r>
      <w:r>
        <w:t xml:space="preserve"> of September This is page 3 of this journal.</w:t>
      </w:r>
    </w:p>
    <w:p w14:paraId="0487B7F8" w14:textId="77777777" w:rsidR="009524D4" w:rsidRDefault="000B287A" w:rsidP="002463ED">
      <w:r>
        <w:t xml:space="preserve">As the </w:t>
      </w:r>
      <w:r w:rsidR="0027614E">
        <w:t>sharp-eyed</w:t>
      </w:r>
      <w:r>
        <w:t xml:space="preserve"> of you will have noticed, there has been a time slip. </w:t>
      </w:r>
      <w:r w:rsidR="0027614E">
        <w:t xml:space="preserve">We are no longer at CAT, but in a </w:t>
      </w:r>
      <w:r w:rsidR="00600F00">
        <w:t xml:space="preserve">homestead in Haverford West </w:t>
      </w:r>
      <w:r w:rsidR="00DC7499">
        <w:t xml:space="preserve">looking after two collies (Flight &amp; Ted) one </w:t>
      </w:r>
      <w:r w:rsidR="008B738C">
        <w:t>dog centenarian (Marley) of unknown pedigree, 4 chickens</w:t>
      </w:r>
      <w:r w:rsidR="00FF59E0">
        <w:t xml:space="preserve">, 3 sheep, and an uncountable number of ducks (they </w:t>
      </w:r>
      <w:proofErr w:type="spellStart"/>
      <w:r w:rsidR="00FF59E0">
        <w:t>wont</w:t>
      </w:r>
      <w:proofErr w:type="spellEnd"/>
      <w:r w:rsidR="00FF59E0">
        <w:t xml:space="preserve"> stand still) that </w:t>
      </w:r>
      <w:r w:rsidR="00924A98">
        <w:t>probably</w:t>
      </w:r>
      <w:r w:rsidR="00FF59E0">
        <w:t xml:space="preserve"> </w:t>
      </w:r>
      <w:r w:rsidR="00924A98">
        <w:t xml:space="preserve">number more than 30. But that is </w:t>
      </w:r>
      <w:r w:rsidR="0065780A">
        <w:t xml:space="preserve">a story </w:t>
      </w:r>
      <w:proofErr w:type="gramStart"/>
      <w:r w:rsidR="0065780A">
        <w:t>many</w:t>
      </w:r>
      <w:proofErr w:type="gramEnd"/>
      <w:r w:rsidR="0065780A">
        <w:t xml:space="preserve"> pages to come</w:t>
      </w:r>
      <w:r w:rsidR="00CF7AA9">
        <w:t xml:space="preserve">. </w:t>
      </w:r>
    </w:p>
    <w:p w14:paraId="2E109B31" w14:textId="338BE4F5" w:rsidR="009524D4" w:rsidRDefault="009524D4" w:rsidP="002463ED">
      <w:r w:rsidRPr="00322BB8">
        <w:rPr>
          <w:b/>
          <w:bCs/>
          <w:i/>
          <w:iCs/>
        </w:rPr>
        <w:t xml:space="preserve">At the time of </w:t>
      </w:r>
      <w:del w:id="6" w:author="Bryn Williams" w:date="2026-09-10T16:34:00Z" w16du:dateUtc="2026-09-10T15:34:00Z">
        <w:r w:rsidRPr="00322BB8" w:rsidDel="005F4138">
          <w:rPr>
            <w:b/>
            <w:bCs/>
            <w:i/>
            <w:iCs/>
          </w:rPr>
          <w:delText>writing</w:delText>
        </w:r>
      </w:del>
      <w:ins w:id="7" w:author="Bryn Williams" w:date="2026-09-10T16:34:00Z" w16du:dateUtc="2026-09-10T15:34:00Z">
        <w:r w:rsidR="005F4138" w:rsidRPr="00322BB8">
          <w:rPr>
            <w:b/>
            <w:bCs/>
            <w:i/>
            <w:iCs/>
          </w:rPr>
          <w:t>writing,</w:t>
        </w:r>
      </w:ins>
      <w:r w:rsidRPr="00322BB8">
        <w:rPr>
          <w:b/>
          <w:bCs/>
          <w:i/>
          <w:iCs/>
        </w:rPr>
        <w:t xml:space="preserve"> we are still unaware whether we ha</w:t>
      </w:r>
      <w:r w:rsidR="00322BB8" w:rsidRPr="00322BB8">
        <w:rPr>
          <w:b/>
          <w:bCs/>
          <w:i/>
          <w:iCs/>
        </w:rPr>
        <w:t xml:space="preserve">ve been successful or not in our bid to be </w:t>
      </w:r>
      <w:proofErr w:type="spellStart"/>
      <w:r w:rsidR="00322BB8" w:rsidRPr="00322BB8">
        <w:rPr>
          <w:b/>
          <w:bCs/>
          <w:i/>
          <w:iCs/>
        </w:rPr>
        <w:t>volonteers</w:t>
      </w:r>
      <w:proofErr w:type="spellEnd"/>
      <w:r w:rsidR="00322BB8" w:rsidRPr="00322BB8">
        <w:rPr>
          <w:b/>
          <w:bCs/>
          <w:i/>
          <w:iCs/>
        </w:rPr>
        <w:t xml:space="preserve"> for the next 6 months at CAT</w:t>
      </w:r>
      <w:r w:rsidR="00322BB8">
        <w:t>.</w:t>
      </w:r>
    </w:p>
    <w:p w14:paraId="281A573E" w14:textId="65A9618F" w:rsidR="000B287A" w:rsidRDefault="00CF7AA9" w:rsidP="002463ED">
      <w:r>
        <w:t xml:space="preserve">For </w:t>
      </w:r>
      <w:proofErr w:type="gramStart"/>
      <w:r w:rsidR="0065780A">
        <w:t>now</w:t>
      </w:r>
      <w:proofErr w:type="gramEnd"/>
      <w:r w:rsidR="0065780A">
        <w:t xml:space="preserve"> we must continue with our </w:t>
      </w:r>
      <w:r>
        <w:t xml:space="preserve">second full day at CAT; </w:t>
      </w:r>
      <w:r w:rsidR="0065780A">
        <w:t>day</w:t>
      </w:r>
      <w:r>
        <w:t xml:space="preserve"> </w:t>
      </w:r>
      <w:proofErr w:type="gramStart"/>
      <w:r>
        <w:t>2</w:t>
      </w:r>
      <w:proofErr w:type="gramEnd"/>
      <w:r>
        <w:t>.</w:t>
      </w:r>
    </w:p>
    <w:p w14:paraId="051FCEA0" w14:textId="7700F06A" w:rsidR="00CF7AA9" w:rsidRDefault="000C0182" w:rsidP="002463ED">
      <w:r>
        <w:lastRenderedPageBreak/>
        <w:tab/>
        <w:t>Wednesday the 3</w:t>
      </w:r>
      <w:r w:rsidRPr="000C0182">
        <w:rPr>
          <w:vertAlign w:val="superscript"/>
        </w:rPr>
        <w:t>rd</w:t>
      </w:r>
      <w:r>
        <w:t xml:space="preserve"> of September</w:t>
      </w:r>
      <w:r w:rsidR="00D83CA3">
        <w:t xml:space="preserve">. </w:t>
      </w:r>
    </w:p>
    <w:p w14:paraId="6D3317E7" w14:textId="20812B8D" w:rsidR="00D83CA3" w:rsidRDefault="00D83CA3" w:rsidP="002463ED">
      <w:r>
        <w:t xml:space="preserve">It </w:t>
      </w:r>
      <w:r w:rsidR="00E6558C" w:rsidRPr="00E6558C">
        <w:rPr>
          <w:i/>
          <w:iCs/>
        </w:rPr>
        <w:t>r</w:t>
      </w:r>
      <w:r w:rsidRPr="00E6558C">
        <w:rPr>
          <w:i/>
          <w:iCs/>
        </w:rPr>
        <w:t>ained</w:t>
      </w:r>
      <w:r>
        <w:t xml:space="preserve">! It </w:t>
      </w:r>
      <w:r w:rsidRPr="00E6558C">
        <w:rPr>
          <w:i/>
          <w:iCs/>
        </w:rPr>
        <w:t>rained</w:t>
      </w:r>
      <w:r>
        <w:t xml:space="preserve"> and </w:t>
      </w:r>
      <w:r w:rsidRPr="00E6558C">
        <w:rPr>
          <w:i/>
          <w:iCs/>
        </w:rPr>
        <w:t>rained</w:t>
      </w:r>
      <w:r>
        <w:t xml:space="preserve"> and </w:t>
      </w:r>
      <w:r w:rsidRPr="00E6558C">
        <w:rPr>
          <w:i/>
          <w:iCs/>
        </w:rPr>
        <w:t>rained</w:t>
      </w:r>
      <w:r>
        <w:t>!</w:t>
      </w:r>
      <w:r w:rsidR="00E6558C">
        <w:t>!</w:t>
      </w:r>
      <w:r>
        <w:t xml:space="preserve"> It did not stop </w:t>
      </w:r>
      <w:r w:rsidRPr="00E6558C">
        <w:rPr>
          <w:i/>
          <w:iCs/>
        </w:rPr>
        <w:t>raining</w:t>
      </w:r>
      <w:r w:rsidR="00E6558C">
        <w:t>!!!</w:t>
      </w:r>
    </w:p>
    <w:p w14:paraId="5EAEF704" w14:textId="189CB4CC" w:rsidR="003D13D8" w:rsidRDefault="003D13D8" w:rsidP="002463ED">
      <w:r>
        <w:t>Waterproofs on (</w:t>
      </w:r>
      <w:proofErr w:type="gramStart"/>
      <w:r>
        <w:t>we’d</w:t>
      </w:r>
      <w:proofErr w:type="gramEnd"/>
      <w:r>
        <w:t xml:space="preserve"> bought </w:t>
      </w:r>
      <w:proofErr w:type="gramStart"/>
      <w:r>
        <w:t>some</w:t>
      </w:r>
      <w:proofErr w:type="gramEnd"/>
      <w:r>
        <w:t xml:space="preserve"> new </w:t>
      </w:r>
      <w:r w:rsidR="008A05B2">
        <w:t>over trousers</w:t>
      </w:r>
      <w:r>
        <w:t xml:space="preserve"> the week before</w:t>
      </w:r>
      <w:r w:rsidR="008A05B2">
        <w:t xml:space="preserve">, </w:t>
      </w:r>
      <w:r>
        <w:t>a</w:t>
      </w:r>
      <w:r w:rsidR="008A05B2">
        <w:t xml:space="preserve">long with </w:t>
      </w:r>
      <w:r>
        <w:t xml:space="preserve">the </w:t>
      </w:r>
      <w:proofErr w:type="spellStart"/>
      <w:r>
        <w:t>workboots</w:t>
      </w:r>
      <w:proofErr w:type="spellEnd"/>
      <w:r w:rsidR="008A05B2">
        <w:t>,</w:t>
      </w:r>
      <w:r w:rsidR="00203E72">
        <w:t xml:space="preserve"> believing that they were necessary, but everything</w:t>
      </w:r>
      <w:r w:rsidR="00452666">
        <w:t xml:space="preserve"> </w:t>
      </w:r>
      <w:r w:rsidR="00203E72">
        <w:t xml:space="preserve">was provided for trialists, so </w:t>
      </w:r>
      <w:r w:rsidR="00452666">
        <w:t xml:space="preserve">it turns out </w:t>
      </w:r>
      <w:r w:rsidR="00203E72">
        <w:t>we might have lightened our</w:t>
      </w:r>
      <w:r w:rsidR="008A05B2">
        <w:t xml:space="preserve"> backpacks </w:t>
      </w:r>
      <w:r w:rsidR="00452666">
        <w:t>instead of</w:t>
      </w:r>
      <w:r w:rsidR="008A05B2">
        <w:t xml:space="preserve"> our wallets</w:t>
      </w:r>
      <w:r w:rsidR="00A77796">
        <w:t>)</w:t>
      </w:r>
      <w:r w:rsidR="00452666">
        <w:t xml:space="preserve">. </w:t>
      </w:r>
      <w:r w:rsidR="008234F7">
        <w:t>Fully kitted out, we all m</w:t>
      </w:r>
      <w:r w:rsidR="009E43EE">
        <w:t xml:space="preserve">arched up to the top of the quarry trail, where we had left </w:t>
      </w:r>
      <w:proofErr w:type="gramStart"/>
      <w:r w:rsidR="009E43EE">
        <w:t>some</w:t>
      </w:r>
      <w:proofErr w:type="gramEnd"/>
      <w:r w:rsidR="009E43EE">
        <w:t xml:space="preserve"> tools overnight</w:t>
      </w:r>
      <w:r w:rsidR="00740475">
        <w:t>.</w:t>
      </w:r>
      <w:r w:rsidR="009E43EE">
        <w:t xml:space="preserve"> Sven had spotted </w:t>
      </w:r>
      <w:proofErr w:type="gramStart"/>
      <w:r w:rsidR="009E43EE">
        <w:t>some</w:t>
      </w:r>
      <w:proofErr w:type="gramEnd"/>
      <w:r w:rsidR="009E43EE">
        <w:t xml:space="preserve"> jobs </w:t>
      </w:r>
      <w:r w:rsidR="00740475">
        <w:t xml:space="preserve">the previous </w:t>
      </w:r>
      <w:del w:id="8" w:author="Bryn Williams" w:date="2026-09-10T16:34:00Z" w16du:dateUtc="2026-09-10T15:34:00Z">
        <w:r w:rsidR="00740475" w:rsidDel="002B477C">
          <w:delText>day, and</w:delText>
        </w:r>
      </w:del>
      <w:ins w:id="9" w:author="Bryn Williams" w:date="2026-09-10T16:34:00Z" w16du:dateUtc="2026-09-10T15:34:00Z">
        <w:r w:rsidR="002B477C">
          <w:t>day and</w:t>
        </w:r>
      </w:ins>
      <w:r w:rsidR="00740475">
        <w:t xml:space="preserve"> </w:t>
      </w:r>
      <w:proofErr w:type="gramStart"/>
      <w:r w:rsidR="00CE0932">
        <w:t>didn’t</w:t>
      </w:r>
      <w:proofErr w:type="gramEnd"/>
      <w:r w:rsidR="00CE0932">
        <w:t xml:space="preserve"> want us to have to haul them all up again. Nice, but we still ended up with a big lift, as we were now </w:t>
      </w:r>
      <w:r w:rsidR="00D27667">
        <w:t>going to deal with an infestation of Rhododendron’s (</w:t>
      </w:r>
      <w:proofErr w:type="spellStart"/>
      <w:proofErr w:type="gramStart"/>
      <w:r w:rsidR="00D27667">
        <w:t>their</w:t>
      </w:r>
      <w:proofErr w:type="spellEnd"/>
      <w:r w:rsidR="00D27667">
        <w:t xml:space="preserve"> an</w:t>
      </w:r>
      <w:proofErr w:type="gramEnd"/>
      <w:r w:rsidR="00D27667">
        <w:t xml:space="preserve"> invasive species – at least</w:t>
      </w:r>
      <w:r w:rsidR="00BD1720">
        <w:t>,</w:t>
      </w:r>
      <w:r w:rsidR="00D27667">
        <w:t xml:space="preserve"> one kind is</w:t>
      </w:r>
      <w:r w:rsidR="00BD1720">
        <w:t xml:space="preserve"> [fill in name here]. That required taking up a winch and a chain along with </w:t>
      </w:r>
      <w:proofErr w:type="gramStart"/>
      <w:r w:rsidR="00BD1720">
        <w:t>some</w:t>
      </w:r>
      <w:proofErr w:type="gramEnd"/>
      <w:r w:rsidR="00BD1720">
        <w:t xml:space="preserve"> </w:t>
      </w:r>
      <w:proofErr w:type="gramStart"/>
      <w:r w:rsidR="00AD6C1F">
        <w:t>a lot of</w:t>
      </w:r>
      <w:proofErr w:type="gramEnd"/>
      <w:r w:rsidR="00AD6C1F">
        <w:t xml:space="preserve"> other </w:t>
      </w:r>
      <w:proofErr w:type="spellStart"/>
      <w:r w:rsidR="00AD6C1F">
        <w:t>havy</w:t>
      </w:r>
      <w:proofErr w:type="spellEnd"/>
      <w:r w:rsidR="00AD6C1F">
        <w:t xml:space="preserve"> tools – in our </w:t>
      </w:r>
      <w:proofErr w:type="spellStart"/>
      <w:r w:rsidR="00AD6C1F">
        <w:t>wetgear</w:t>
      </w:r>
      <w:proofErr w:type="spellEnd"/>
      <w:r w:rsidR="00AD6C1F">
        <w:t xml:space="preserve">. Did I mention it was </w:t>
      </w:r>
      <w:r w:rsidR="00AD6C1F" w:rsidRPr="00BA7A06">
        <w:rPr>
          <w:i/>
          <w:iCs/>
        </w:rPr>
        <w:t>raining</w:t>
      </w:r>
      <w:r w:rsidR="00BA7A06">
        <w:t>?</w:t>
      </w:r>
    </w:p>
    <w:p w14:paraId="7F715B0A" w14:textId="40A2C49D" w:rsidR="00BA7A06" w:rsidRDefault="00BA7A06" w:rsidP="002463ED">
      <w:r>
        <w:t xml:space="preserve">So, I volunteered to carry the winch, regretting it for </w:t>
      </w:r>
      <w:r w:rsidR="0081069E">
        <w:t xml:space="preserve">each </w:t>
      </w:r>
      <w:r w:rsidR="00F812CE">
        <w:t>metre</w:t>
      </w:r>
      <w:r w:rsidR="0081069E">
        <w:t xml:space="preserve"> of </w:t>
      </w:r>
      <w:r>
        <w:t>the 20m</w:t>
      </w:r>
      <w:r w:rsidR="00F812CE">
        <w:t xml:space="preserve"> elevation</w:t>
      </w:r>
      <w:r w:rsidR="001937AB">
        <w:t xml:space="preserve">. But what fun we had! The rain was </w:t>
      </w:r>
      <w:proofErr w:type="gramStart"/>
      <w:r w:rsidR="001937AB">
        <w:t>literally like</w:t>
      </w:r>
      <w:proofErr w:type="gramEnd"/>
      <w:r w:rsidR="001937AB">
        <w:t xml:space="preserve"> water off a duck’s back as we became fully engaged with our tasks. Elle went with Sven, </w:t>
      </w:r>
      <w:proofErr w:type="gramStart"/>
      <w:r w:rsidR="007A3E32">
        <w:t>Mark</w:t>
      </w:r>
      <w:proofErr w:type="gramEnd"/>
      <w:r w:rsidR="007A3E32">
        <w:t xml:space="preserve"> and Peggy to thin out the holly and use </w:t>
      </w:r>
      <w:r w:rsidR="00B436EA">
        <w:t>it</w:t>
      </w:r>
      <w:r w:rsidR="007A3E32">
        <w:t xml:space="preserve"> to make dead hedges</w:t>
      </w:r>
      <w:r w:rsidR="00B436EA">
        <w:t xml:space="preserve"> [link to definition here] </w:t>
      </w:r>
      <w:r w:rsidR="00803447">
        <w:t>and Ella and I went with Chris and the winch to pull up a Rhododendron by its roots.</w:t>
      </w:r>
      <w:r w:rsidR="00E63A05">
        <w:t xml:space="preserve"> Quite an operation </w:t>
      </w:r>
      <w:r w:rsidR="00410FB3">
        <w:t xml:space="preserve">involving clearing out the branches that were </w:t>
      </w:r>
      <w:r w:rsidR="00825329">
        <w:t xml:space="preserve">in our way while </w:t>
      </w:r>
      <w:del w:id="10" w:author="Bryn Williams" w:date="2026-09-10T16:35:00Z" w16du:dateUtc="2026-09-10T15:35:00Z">
        <w:r w:rsidR="00825329" w:rsidDel="002B477C">
          <w:delText>leacving</w:delText>
        </w:r>
      </w:del>
      <w:ins w:id="11" w:author="Bryn Williams" w:date="2026-09-10T16:35:00Z" w16du:dateUtc="2026-09-10T15:35:00Z">
        <w:r w:rsidR="002B477C">
          <w:t>leaving</w:t>
        </w:r>
      </w:ins>
      <w:r w:rsidR="00825329">
        <w:t xml:space="preserve"> enough height in the trunk for the chain to gain purchase. Then you </w:t>
      </w:r>
      <w:proofErr w:type="spellStart"/>
      <w:r w:rsidR="00825329">
        <w:t>attache</w:t>
      </w:r>
      <w:proofErr w:type="spellEnd"/>
      <w:r w:rsidR="00825329">
        <w:t xml:space="preserve"> the chain from </w:t>
      </w:r>
      <w:proofErr w:type="gramStart"/>
      <w:r w:rsidR="00825329">
        <w:t>a distance of about</w:t>
      </w:r>
      <w:proofErr w:type="gramEnd"/>
      <w:r w:rsidR="00825329">
        <w:t xml:space="preserve"> </w:t>
      </w:r>
      <w:proofErr w:type="gramStart"/>
      <w:r w:rsidR="00825329">
        <w:t>10</w:t>
      </w:r>
      <w:proofErr w:type="gramEnd"/>
      <w:r w:rsidR="00825329">
        <w:t xml:space="preserve"> metres up the hill and start </w:t>
      </w:r>
      <w:r w:rsidR="009F08B3">
        <w:t xml:space="preserve">using </w:t>
      </w:r>
      <w:proofErr w:type="gramStart"/>
      <w:r w:rsidR="009F08B3">
        <w:t>a very long</w:t>
      </w:r>
      <w:proofErr w:type="gramEnd"/>
      <w:r w:rsidR="009F08B3">
        <w:t xml:space="preserve"> lever to rip it up and move it along. Tou our </w:t>
      </w:r>
      <w:proofErr w:type="spellStart"/>
      <w:r w:rsidR="009F08B3">
        <w:t>surpeise</w:t>
      </w:r>
      <w:proofErr w:type="spellEnd"/>
      <w:r w:rsidR="009F08B3">
        <w:t xml:space="preserve">, after that you just ensured the Rhododendron was </w:t>
      </w:r>
      <w:proofErr w:type="spellStart"/>
      <w:r w:rsidR="009F08B3">
        <w:t>cleably</w:t>
      </w:r>
      <w:proofErr w:type="spellEnd"/>
      <w:r w:rsidR="009F08B3">
        <w:t xml:space="preserve"> upturned and left it where it lay. The root would die quickly and the threat ended</w:t>
      </w:r>
      <w:r w:rsidR="008F5A86">
        <w:t xml:space="preserve">…for that one. There were </w:t>
      </w:r>
      <w:proofErr w:type="gramStart"/>
      <w:r w:rsidR="008F5A86">
        <w:t>plenty</w:t>
      </w:r>
      <w:proofErr w:type="gramEnd"/>
      <w:r w:rsidR="008F5A86">
        <w:t xml:space="preserve"> more and the winching continued until after lunch. </w:t>
      </w:r>
    </w:p>
    <w:p w14:paraId="0DA29E10" w14:textId="53D60388" w:rsidR="008F5A86" w:rsidRDefault="008F5A86" w:rsidP="002463ED">
      <w:r>
        <w:t xml:space="preserve">Then, after a brief </w:t>
      </w:r>
      <w:r w:rsidR="00050AF2">
        <w:t xml:space="preserve">visit to the </w:t>
      </w:r>
      <w:proofErr w:type="spellStart"/>
      <w:r w:rsidR="00050AF2">
        <w:t>TeaChest</w:t>
      </w:r>
      <w:proofErr w:type="spellEnd"/>
      <w:r w:rsidR="00050AF2">
        <w:t xml:space="preserve"> to warm up and </w:t>
      </w:r>
      <w:del w:id="12" w:author="Bryn Williams" w:date="2026-09-10T16:35:00Z" w16du:dateUtc="2026-09-10T15:35:00Z">
        <w:r w:rsidR="00050AF2" w:rsidDel="002B477C">
          <w:delText>get  a</w:delText>
        </w:r>
      </w:del>
      <w:ins w:id="13" w:author="Bryn Williams" w:date="2026-09-10T16:35:00Z" w16du:dateUtc="2026-09-10T15:35:00Z">
        <w:r w:rsidR="002B477C">
          <w:t>get a</w:t>
        </w:r>
      </w:ins>
      <w:r w:rsidR="00050AF2">
        <w:t xml:space="preserve"> cup of something, back up the hill to </w:t>
      </w:r>
      <w:r w:rsidR="00577017">
        <w:t>attack the holly while the others winched and high pruned [link to description here]</w:t>
      </w:r>
      <w:r w:rsidR="006361CE">
        <w:t xml:space="preserve">. During a quick visit to check on our work, Sven spotted a fir that </w:t>
      </w:r>
      <w:r w:rsidR="006513F4">
        <w:t xml:space="preserve">would be good for making poles </w:t>
      </w:r>
      <w:proofErr w:type="gramStart"/>
      <w:r w:rsidR="006513F4">
        <w:t>etc, and</w:t>
      </w:r>
      <w:proofErr w:type="gramEnd"/>
      <w:r w:rsidR="006513F4">
        <w:t xml:space="preserve"> said we should </w:t>
      </w:r>
      <w:r w:rsidR="008A6460">
        <w:t xml:space="preserve">take it </w:t>
      </w:r>
      <w:proofErr w:type="spellStart"/>
      <w:r w:rsidR="008A6460">
        <w:t>doen</w:t>
      </w:r>
      <w:proofErr w:type="spellEnd"/>
      <w:r w:rsidR="008A6460">
        <w:t xml:space="preserve">! My first fell! With help from Ella, </w:t>
      </w:r>
      <w:r w:rsidR="00136CFC">
        <w:t xml:space="preserve">who turned out to be experienced in woodcraft (she </w:t>
      </w:r>
      <w:r w:rsidR="00494DFF">
        <w:t>has a chainsaw license</w:t>
      </w:r>
      <w:r w:rsidR="005A5BD0">
        <w:t xml:space="preserve"> – </w:t>
      </w:r>
      <w:proofErr w:type="gramStart"/>
      <w:r w:rsidR="005A5BD0">
        <w:t>a very valuable</w:t>
      </w:r>
      <w:proofErr w:type="gramEnd"/>
      <w:r w:rsidR="005A5BD0">
        <w:t xml:space="preserve"> qualification at CAT</w:t>
      </w:r>
      <w:r w:rsidR="00C23818">
        <w:t xml:space="preserve">). She reassured me about what a </w:t>
      </w:r>
      <w:r w:rsidR="00EB59F9">
        <w:t>“</w:t>
      </w:r>
      <w:r w:rsidR="00C23818">
        <w:t>step cut</w:t>
      </w:r>
      <w:r w:rsidR="00EB59F9">
        <w:t xml:space="preserve">” </w:t>
      </w:r>
      <w:del w:id="14" w:author="Bryn Williams" w:date="2026-09-10T16:35:00Z" w16du:dateUtc="2026-09-10T15:35:00Z">
        <w:r w:rsidR="00EB59F9" w:rsidDel="002B477C">
          <w:delText>entailed, and</w:delText>
        </w:r>
      </w:del>
      <w:ins w:id="15" w:author="Bryn Williams" w:date="2026-09-10T16:35:00Z" w16du:dateUtc="2026-09-10T15:35:00Z">
        <w:r w:rsidR="002B477C">
          <w:t>entailed and</w:t>
        </w:r>
      </w:ins>
      <w:r w:rsidR="00EB59F9">
        <w:t xml:space="preserve"> let me have the satisfaction of bringing the </w:t>
      </w:r>
      <w:proofErr w:type="spellStart"/>
      <w:r w:rsidR="00EB59F9">
        <w:t>fr</w:t>
      </w:r>
      <w:proofErr w:type="spellEnd"/>
      <w:r w:rsidR="00EB59F9">
        <w:t xml:space="preserve"> down</w:t>
      </w:r>
      <w:r w:rsidR="00EB364E">
        <w:t xml:space="preserve">, having seen my excitement at the prospect, and having felled quite </w:t>
      </w:r>
      <w:proofErr w:type="gramStart"/>
      <w:r w:rsidR="00EB364E">
        <w:t>a few</w:t>
      </w:r>
      <w:proofErr w:type="gramEnd"/>
      <w:r w:rsidR="00EB364E">
        <w:t xml:space="preserve"> in her young life already. </w:t>
      </w:r>
    </w:p>
    <w:p w14:paraId="7E6182B8" w14:textId="7BF863E6" w:rsidR="00132830" w:rsidRDefault="00132830" w:rsidP="002463ED">
      <w:r>
        <w:t xml:space="preserve">Successfully felled and </w:t>
      </w:r>
      <w:r w:rsidR="00B57C0E">
        <w:t>manoeuvred</w:t>
      </w:r>
      <w:r>
        <w:t xml:space="preserve"> </w:t>
      </w:r>
      <w:r w:rsidR="001F21F4">
        <w:t>through the brush</w:t>
      </w:r>
      <w:r>
        <w:t xml:space="preserve"> onto the</w:t>
      </w:r>
      <w:r w:rsidR="001F21F4">
        <w:t xml:space="preserve"> trail, we </w:t>
      </w:r>
      <w:proofErr w:type="gramStart"/>
      <w:r w:rsidR="001F21F4">
        <w:t>carried on</w:t>
      </w:r>
      <w:proofErr w:type="gramEnd"/>
      <w:r w:rsidR="001F21F4">
        <w:t xml:space="preserve"> </w:t>
      </w:r>
      <w:proofErr w:type="gramStart"/>
      <w:r w:rsidR="001F21F4">
        <w:t>to join</w:t>
      </w:r>
      <w:proofErr w:type="gramEnd"/>
      <w:r w:rsidR="001F21F4">
        <w:t xml:space="preserve"> the high</w:t>
      </w:r>
      <w:r w:rsidR="00FA253F">
        <w:t xml:space="preserve">-pruners and help them prep the branches </w:t>
      </w:r>
      <w:proofErr w:type="gramStart"/>
      <w:r w:rsidR="00FA253F">
        <w:t>they’d</w:t>
      </w:r>
      <w:proofErr w:type="gramEnd"/>
      <w:r w:rsidR="00FA253F">
        <w:t xml:space="preserve"> brought down</w:t>
      </w:r>
      <w:r w:rsidR="00D8338F">
        <w:t xml:space="preserve">. </w:t>
      </w:r>
      <w:r w:rsidR="00B55995">
        <w:t>I was so satisfied with my day that I volunteered to take the winch down (it felt like my responsibility now</w:t>
      </w:r>
      <w:r w:rsidR="00DE3E5F">
        <w:t xml:space="preserve">) and endured the pain that brought stoically and with a smile on my </w:t>
      </w:r>
      <w:r w:rsidR="00346D0B">
        <w:t>rain-soaked</w:t>
      </w:r>
      <w:r w:rsidR="00DE3E5F">
        <w:t xml:space="preserve"> face</w:t>
      </w:r>
      <w:proofErr w:type="gramStart"/>
      <w:r w:rsidR="00DE3E5F">
        <w:t>.</w:t>
      </w:r>
      <w:r w:rsidR="001F21F4">
        <w:t xml:space="preserve"> </w:t>
      </w:r>
      <w:r>
        <w:t xml:space="preserve"> </w:t>
      </w:r>
      <w:proofErr w:type="gramEnd"/>
    </w:p>
    <w:p w14:paraId="43A43BDC" w14:textId="19C7CFCB" w:rsidR="00DE3E5F" w:rsidRPr="00BA7A06" w:rsidRDefault="00846C74" w:rsidP="002463ED">
      <w:r>
        <w:t xml:space="preserve">Other stuff may have happened, but after dinner I was </w:t>
      </w:r>
      <w:proofErr w:type="gramStart"/>
      <w:r>
        <w:t>pretty much in</w:t>
      </w:r>
      <w:proofErr w:type="gramEnd"/>
      <w:r>
        <w:t xml:space="preserve"> bed and snoring</w:t>
      </w:r>
      <w:r w:rsidR="00A92138">
        <w:t xml:space="preserve"> </w:t>
      </w:r>
      <w:r w:rsidR="00814A2C">
        <w:t>snugly</w:t>
      </w:r>
      <w:r w:rsidR="00A92138">
        <w:t>, all thoughts of maintaining my journal a distant dream.</w:t>
      </w:r>
    </w:p>
    <w:p w14:paraId="78607EBC" w14:textId="70462424" w:rsidR="00826120" w:rsidRDefault="00826120" w:rsidP="00826120">
      <w:r>
        <w:lastRenderedPageBreak/>
        <w:t>Thursday 10</w:t>
      </w:r>
      <w:r w:rsidRPr="002463ED">
        <w:rPr>
          <w:vertAlign w:val="superscript"/>
        </w:rPr>
        <w:t>h</w:t>
      </w:r>
      <w:r>
        <w:t xml:space="preserve"> of September This is page 4 of this journal.</w:t>
      </w:r>
    </w:p>
    <w:p w14:paraId="0BF7BD0A" w14:textId="48D94466" w:rsidR="00E35596" w:rsidRDefault="003C3A4F" w:rsidP="00E35596">
      <w:proofErr w:type="gramStart"/>
      <w:r>
        <w:rPr>
          <w:b/>
          <w:bCs/>
        </w:rPr>
        <w:t>We’ve</w:t>
      </w:r>
      <w:proofErr w:type="gramEnd"/>
      <w:r>
        <w:rPr>
          <w:b/>
          <w:bCs/>
        </w:rPr>
        <w:t xml:space="preserve"> done it! </w:t>
      </w:r>
      <w:r w:rsidR="00EE12A8">
        <w:t>At</w:t>
      </w:r>
      <w:r w:rsidRPr="003C3A4F">
        <w:t>10:05 this morning</w:t>
      </w:r>
      <w:r w:rsidR="00EE12A8">
        <w:t xml:space="preserve"> I received an email congratulating me on b</w:t>
      </w:r>
      <w:r w:rsidR="007138C8">
        <w:t>e</w:t>
      </w:r>
      <w:r w:rsidR="00EE12A8">
        <w:t xml:space="preserve">ing </w:t>
      </w:r>
      <w:r w:rsidR="007138C8">
        <w:t>invited</w:t>
      </w:r>
      <w:r w:rsidR="00EE12A8">
        <w:t xml:space="preserve"> to </w:t>
      </w:r>
      <w:del w:id="16" w:author="Bryn Williams" w:date="2026-09-10T16:36:00Z" w16du:dateUtc="2026-09-10T15:36:00Z">
        <w:r w:rsidR="005F729E" w:rsidDel="00C576C7">
          <w:delText>C.A.T</w:delText>
        </w:r>
      </w:del>
      <w:ins w:id="17" w:author="Bryn Williams" w:date="2026-09-10T16:36:00Z" w16du:dateUtc="2026-09-10T15:36:00Z">
        <w:r w:rsidR="00C576C7">
          <w:t>CAT</w:t>
        </w:r>
      </w:ins>
      <w:del w:id="18" w:author="Bryn Williams" w:date="2026-09-10T16:36:00Z" w16du:dateUtc="2026-09-10T15:36:00Z">
        <w:r w:rsidR="00BE4FF0" w:rsidDel="008E03DE">
          <w:delText>.</w:delText>
        </w:r>
      </w:del>
      <w:r w:rsidR="005F729E">
        <w:t>’s</w:t>
      </w:r>
      <w:r w:rsidR="00E35596" w:rsidRPr="00E35596">
        <w:t xml:space="preserve"> Natural Resources team for </w:t>
      </w:r>
      <w:r w:rsidR="002D2649">
        <w:t>their</w:t>
      </w:r>
      <w:r w:rsidR="00E35596" w:rsidRPr="00E35596">
        <w:t xml:space="preserve"> winter residential volunteer programme</w:t>
      </w:r>
      <w:r w:rsidR="002D2649">
        <w:t>. Elle got the same email (phew!)</w:t>
      </w:r>
      <w:r w:rsidR="007B37C8">
        <w:t>. We both accepted.</w:t>
      </w:r>
      <w:ins w:id="19" w:author="Bryn Williams" w:date="2026-09-10T16:35:00Z" w16du:dateUtc="2026-09-10T15:35:00Z">
        <w:r w:rsidR="002B477C">
          <w:t xml:space="preserve"> Now, back to the narrative </w:t>
        </w:r>
        <w:proofErr w:type="gramStart"/>
        <w:r w:rsidR="002B477C">
          <w:t>timeline</w:t>
        </w:r>
        <w:r w:rsidR="00C576C7">
          <w:t>;</w:t>
        </w:r>
      </w:ins>
      <w:proofErr w:type="gramEnd"/>
    </w:p>
    <w:p w14:paraId="70E2D9C1" w14:textId="32B99295" w:rsidR="00BE4FF0" w:rsidRPr="00E35596" w:rsidRDefault="00BE4FF0" w:rsidP="00E35596">
      <w:r>
        <w:tab/>
        <w:t>Thursday the 4</w:t>
      </w:r>
      <w:r w:rsidRPr="00BE4FF0">
        <w:rPr>
          <w:vertAlign w:val="superscript"/>
        </w:rPr>
        <w:t>th</w:t>
      </w:r>
      <w:r>
        <w:t xml:space="preserve"> of September</w:t>
      </w:r>
    </w:p>
    <w:p w14:paraId="4FAF05FB" w14:textId="2F736086" w:rsidR="003C3A4F" w:rsidRDefault="008F2F2D" w:rsidP="00826120">
      <w:r w:rsidRPr="008F2F2D">
        <w:t xml:space="preserve">This was </w:t>
      </w:r>
      <w:proofErr w:type="gramStart"/>
      <w:r w:rsidRPr="008F2F2D">
        <w:t>a very special</w:t>
      </w:r>
      <w:proofErr w:type="gramEnd"/>
      <w:r w:rsidRPr="008F2F2D">
        <w:t xml:space="preserve"> </w:t>
      </w:r>
      <w:r w:rsidR="00072C72" w:rsidRPr="008F2F2D">
        <w:t>day;</w:t>
      </w:r>
      <w:r w:rsidRPr="008F2F2D">
        <w:t xml:space="preserve"> the rain had relented and</w:t>
      </w:r>
      <w:r w:rsidR="00602F74">
        <w:t>,</w:t>
      </w:r>
      <w:r w:rsidRPr="008F2F2D">
        <w:t xml:space="preserve"> </w:t>
      </w:r>
      <w:r w:rsidR="00072C72">
        <w:t xml:space="preserve">instead of being </w:t>
      </w:r>
      <w:r w:rsidR="00682E54">
        <w:t xml:space="preserve">assigned to our various prospective groups, </w:t>
      </w:r>
      <w:r w:rsidR="005F099A">
        <w:t xml:space="preserve">the </w:t>
      </w:r>
      <w:r w:rsidR="00607F02">
        <w:t>Gardeners, Maintenance and Resources (</w:t>
      </w:r>
      <w:r w:rsidR="00A6773B">
        <w:t>“</w:t>
      </w:r>
      <w:r w:rsidR="00607F02">
        <w:t>Woodies</w:t>
      </w:r>
      <w:r w:rsidR="00A6773B">
        <w:t>”</w:t>
      </w:r>
      <w:r w:rsidR="00607F02">
        <w:t xml:space="preserve">) </w:t>
      </w:r>
      <w:r w:rsidR="005F099A">
        <w:t xml:space="preserve">teams </w:t>
      </w:r>
      <w:r w:rsidR="00607F02">
        <w:t xml:space="preserve">came together to </w:t>
      </w:r>
      <w:r w:rsidR="005F099A">
        <w:t>work in the orchard. We all combined to clear brambles, harvest apples</w:t>
      </w:r>
      <w:r w:rsidR="008F503B">
        <w:t xml:space="preserve"> and fix fences and gates. I was taught both how to </w:t>
      </w:r>
      <w:r w:rsidR="007E17FC">
        <w:t xml:space="preserve">prune an apple tree – very </w:t>
      </w:r>
      <w:r w:rsidR="005A7DCC">
        <w:t>carefully</w:t>
      </w:r>
      <w:r w:rsidR="007E17FC">
        <w:t>, and how to scythe – with an actual scythe! You can get the</w:t>
      </w:r>
      <w:r w:rsidR="002C12FF">
        <w:t xml:space="preserve">m…in </w:t>
      </w:r>
      <w:proofErr w:type="gramStart"/>
      <w:r w:rsidR="002C12FF">
        <w:t>different sizes</w:t>
      </w:r>
      <w:proofErr w:type="gramEnd"/>
      <w:r w:rsidR="002C12FF">
        <w:t xml:space="preserve">. </w:t>
      </w:r>
      <w:r w:rsidR="005A7DCC">
        <w:t>Patiently</w:t>
      </w:r>
      <w:r w:rsidR="002C12FF">
        <w:t xml:space="preserve"> correcting my lame early attempts </w:t>
      </w:r>
      <w:r w:rsidR="005A7DCC">
        <w:t>Sven allowed me to graduate to the large scythe</w:t>
      </w:r>
      <w:r w:rsidR="009339DF">
        <w:t xml:space="preserve"> and decimate brambles and grasses alike, creating an opportunity for new grass to grow </w:t>
      </w:r>
      <w:r w:rsidR="00174721">
        <w:t xml:space="preserve">and reducing the competition on the apple trees. </w:t>
      </w:r>
      <w:r w:rsidR="00BA782C">
        <w:t>It was also a great social occasion. We had tea at the orchard around a bonfire that Elle had be</w:t>
      </w:r>
      <w:r w:rsidR="00B77A0A">
        <w:t>en made responsible for.</w:t>
      </w:r>
    </w:p>
    <w:p w14:paraId="65861CA8" w14:textId="0474727C" w:rsidR="00B77A0A" w:rsidRDefault="00B77A0A" w:rsidP="00826120">
      <w:r>
        <w:t>That night we said good</w:t>
      </w:r>
      <w:r w:rsidR="00E06445">
        <w:t xml:space="preserve">bye </w:t>
      </w:r>
      <w:r>
        <w:t xml:space="preserve">to Sven </w:t>
      </w:r>
      <w:r w:rsidR="00E06445">
        <w:t>and Chris, who were not going to be around on the last day, no wiser to our fate.</w:t>
      </w:r>
    </w:p>
    <w:p w14:paraId="2185FC2E" w14:textId="775C01F7" w:rsidR="00E06445" w:rsidRPr="009302E9" w:rsidRDefault="00483ED8" w:rsidP="00826120">
      <w:pPr>
        <w:rPr>
          <w:b/>
          <w:bCs/>
        </w:rPr>
      </w:pPr>
      <w:r>
        <w:t xml:space="preserve">Thursday evening </w:t>
      </w:r>
      <w:proofErr w:type="gramStart"/>
      <w:r>
        <w:t>most of</w:t>
      </w:r>
      <w:proofErr w:type="gramEnd"/>
      <w:r>
        <w:t xml:space="preserve"> </w:t>
      </w:r>
      <w:r w:rsidR="00361341">
        <w:t>us</w:t>
      </w:r>
      <w:r>
        <w:t xml:space="preserve"> went to the local Pub</w:t>
      </w:r>
      <w:r w:rsidR="00CA6063">
        <w:t>,</w:t>
      </w:r>
      <w:r>
        <w:t xml:space="preserve"> </w:t>
      </w:r>
      <w:proofErr w:type="spellStart"/>
      <w:r w:rsidR="006B19C2" w:rsidRPr="006B19C2">
        <w:rPr>
          <w:b/>
          <w:bCs/>
        </w:rPr>
        <w:t>Tafarn</w:t>
      </w:r>
      <w:proofErr w:type="spellEnd"/>
      <w:r w:rsidR="006B19C2" w:rsidRPr="006B19C2">
        <w:rPr>
          <w:b/>
          <w:bCs/>
        </w:rPr>
        <w:t xml:space="preserve"> </w:t>
      </w:r>
      <w:proofErr w:type="spellStart"/>
      <w:r w:rsidR="006B19C2" w:rsidRPr="006B19C2">
        <w:rPr>
          <w:b/>
          <w:bCs/>
        </w:rPr>
        <w:t>Dwynant</w:t>
      </w:r>
      <w:proofErr w:type="spellEnd"/>
      <w:r w:rsidR="005C0262">
        <w:rPr>
          <w:b/>
          <w:bCs/>
        </w:rPr>
        <w:t>,</w:t>
      </w:r>
      <w:r w:rsidR="008374A8">
        <w:rPr>
          <w:b/>
          <w:bCs/>
        </w:rPr>
        <w:t xml:space="preserve"> </w:t>
      </w:r>
      <w:r w:rsidR="00FF31EE">
        <w:t xml:space="preserve">40 mins </w:t>
      </w:r>
      <w:r w:rsidR="00361341">
        <w:t>walk</w:t>
      </w:r>
      <w:r w:rsidR="00FF31EE">
        <w:t xml:space="preserve"> away</w:t>
      </w:r>
      <w:r w:rsidR="00CE2371">
        <w:t>.</w:t>
      </w:r>
      <w:r w:rsidR="00B40CEF">
        <w:t xml:space="preserve"> </w:t>
      </w:r>
      <w:r w:rsidR="00A734E6">
        <w:t>We</w:t>
      </w:r>
      <w:r w:rsidR="00AE5ED0">
        <w:t xml:space="preserve"> rece</w:t>
      </w:r>
      <w:r w:rsidR="000B7FAA">
        <w:t>ived a</w:t>
      </w:r>
      <w:r w:rsidR="00FB5F84">
        <w:t xml:space="preserve"> war</w:t>
      </w:r>
      <w:r w:rsidR="00B011D0">
        <w:t>m welcome t</w:t>
      </w:r>
      <w:r w:rsidR="005F4BD6">
        <w:t>her</w:t>
      </w:r>
      <w:r w:rsidR="007023C4">
        <w:t>e,</w:t>
      </w:r>
      <w:r w:rsidR="00342629">
        <w:t xml:space="preserve"> with </w:t>
      </w:r>
      <w:proofErr w:type="gramStart"/>
      <w:r w:rsidR="005311FE">
        <w:t>some</w:t>
      </w:r>
      <w:r w:rsidR="00EA7A55">
        <w:t xml:space="preserve"> of</w:t>
      </w:r>
      <w:proofErr w:type="gramEnd"/>
      <w:r w:rsidR="00EA7A55">
        <w:t xml:space="preserve"> </w:t>
      </w:r>
      <w:r w:rsidR="0049124E">
        <w:t>the local</w:t>
      </w:r>
      <w:r w:rsidR="00B43092">
        <w:t>s sayin</w:t>
      </w:r>
      <w:r w:rsidR="00E70F10">
        <w:t>g that</w:t>
      </w:r>
      <w:r w:rsidR="00524399">
        <w:t xml:space="preserve"> i</w:t>
      </w:r>
      <w:r w:rsidR="006A603D">
        <w:t>t was</w:t>
      </w:r>
      <w:r w:rsidR="002E7161">
        <w:t xml:space="preserve"> </w:t>
      </w:r>
      <w:del w:id="20" w:author="Bryn Williams" w:date="2026-09-10T16:36:00Z" w16du:dateUtc="2026-09-10T15:36:00Z">
        <w:r w:rsidR="002E7161" w:rsidDel="00C576C7">
          <w:delText>C</w:delText>
        </w:r>
        <w:r w:rsidR="005378EF" w:rsidDel="00C576C7">
          <w:delText>.A</w:delText>
        </w:r>
        <w:r w:rsidR="002D23CC" w:rsidDel="00C576C7">
          <w:delText>.</w:delText>
        </w:r>
        <w:r w:rsidR="005B0012" w:rsidDel="00C576C7">
          <w:delText>T</w:delText>
        </w:r>
      </w:del>
      <w:ins w:id="21" w:author="Bryn Williams" w:date="2026-09-10T16:36:00Z" w16du:dateUtc="2026-09-10T15:36:00Z">
        <w:r w:rsidR="00C576C7">
          <w:t>CAT</w:t>
        </w:r>
      </w:ins>
      <w:r w:rsidR="005B0012">
        <w:t xml:space="preserve"> tha</w:t>
      </w:r>
      <w:r w:rsidR="00A51BC0">
        <w:t>t</w:t>
      </w:r>
      <w:r w:rsidR="00FF31EE">
        <w:t xml:space="preserve"> </w:t>
      </w:r>
      <w:r w:rsidR="00EF470A">
        <w:t>had b</w:t>
      </w:r>
      <w:r w:rsidR="001D3EB3">
        <w:t>rough</w:t>
      </w:r>
      <w:r w:rsidR="00096B34">
        <w:t>t them</w:t>
      </w:r>
      <w:r w:rsidR="00D104A9">
        <w:t xml:space="preserve"> to </w:t>
      </w:r>
      <w:r w:rsidR="008F64AF">
        <w:t>the to</w:t>
      </w:r>
      <w:r w:rsidR="005767A5">
        <w:t>w</w:t>
      </w:r>
      <w:r w:rsidR="002F00F0">
        <w:t xml:space="preserve">n. </w:t>
      </w:r>
      <w:r w:rsidR="002D1966">
        <w:t xml:space="preserve">A </w:t>
      </w:r>
      <w:r w:rsidR="00AB080A">
        <w:t xml:space="preserve">pint </w:t>
      </w:r>
      <w:r w:rsidR="00902040">
        <w:t>of la</w:t>
      </w:r>
      <w:r w:rsidR="00C4776B">
        <w:t xml:space="preserve">ger </w:t>
      </w:r>
      <w:r w:rsidR="00A97660">
        <w:t xml:space="preserve">was </w:t>
      </w:r>
      <w:r w:rsidR="00E07067">
        <w:t>£</w:t>
      </w:r>
      <w:r w:rsidR="00697264">
        <w:t>3.</w:t>
      </w:r>
      <w:r w:rsidR="008774C8">
        <w:t>70</w:t>
      </w:r>
      <w:r w:rsidR="00B05AF6">
        <w:t xml:space="preserve"> </w:t>
      </w:r>
      <w:r w:rsidR="00886ED2">
        <w:t>(</w:t>
      </w:r>
      <w:r w:rsidR="0012776D">
        <w:t>!!</w:t>
      </w:r>
      <w:r w:rsidR="00D1582E">
        <w:t>!</w:t>
      </w:r>
      <w:r w:rsidR="001836CF">
        <w:t>)</w:t>
      </w:r>
      <w:r w:rsidR="008E54B7">
        <w:t xml:space="preserve"> </w:t>
      </w:r>
      <w:r w:rsidR="00743B50">
        <w:t>T</w:t>
      </w:r>
      <w:r w:rsidR="00E62DA3">
        <w:t>ha</w:t>
      </w:r>
      <w:r w:rsidR="001D695B">
        <w:t>t sho</w:t>
      </w:r>
      <w:r w:rsidR="00BF105E">
        <w:t xml:space="preserve">uld </w:t>
      </w:r>
      <w:r w:rsidR="004F4559">
        <w:t>s</w:t>
      </w:r>
      <w:r w:rsidR="004E1791">
        <w:t>hock</w:t>
      </w:r>
      <w:r w:rsidR="00835EE6">
        <w:t xml:space="preserve"> any</w:t>
      </w:r>
      <w:r w:rsidR="00E92F52">
        <w:t xml:space="preserve"> </w:t>
      </w:r>
      <w:r w:rsidR="00B4150A">
        <w:t>ot</w:t>
      </w:r>
      <w:r w:rsidR="00310901">
        <w:t xml:space="preserve">her </w:t>
      </w:r>
      <w:r w:rsidR="0012630D">
        <w:t>Londoner’s</w:t>
      </w:r>
      <w:r w:rsidR="00B263AD">
        <w:t xml:space="preserve"> re</w:t>
      </w:r>
      <w:r w:rsidR="006224AA">
        <w:t>ading</w:t>
      </w:r>
      <w:r w:rsidR="002B748C">
        <w:t xml:space="preserve"> t</w:t>
      </w:r>
      <w:r w:rsidR="0085354F">
        <w:t>his</w:t>
      </w:r>
      <w:r w:rsidR="006224AA">
        <w:t xml:space="preserve"> a</w:t>
      </w:r>
      <w:r w:rsidR="00257121">
        <w:t>s much as</w:t>
      </w:r>
      <w:r w:rsidR="0037762B">
        <w:t xml:space="preserve"> it d</w:t>
      </w:r>
      <w:r w:rsidR="00FD008E">
        <w:t>i</w:t>
      </w:r>
      <w:r w:rsidR="000450B7">
        <w:t>d</w:t>
      </w:r>
      <w:r w:rsidR="00FD008E">
        <w:t xml:space="preserve"> me</w:t>
      </w:r>
      <w:r w:rsidR="00BC21AF">
        <w:t>.</w:t>
      </w:r>
    </w:p>
    <w:p w14:paraId="440463E6" w14:textId="1BB65BA0" w:rsidR="004B058E" w:rsidRDefault="002938A5">
      <w:r>
        <w:t>On th</w:t>
      </w:r>
      <w:r w:rsidR="000C37B6">
        <w:t>e walk h</w:t>
      </w:r>
      <w:r w:rsidR="000762E3">
        <w:t>ome</w:t>
      </w:r>
      <w:r w:rsidR="002A3AB1">
        <w:t xml:space="preserve"> </w:t>
      </w:r>
      <w:r w:rsidR="007D394F">
        <w:t>we all</w:t>
      </w:r>
      <w:r w:rsidR="00115134">
        <w:t xml:space="preserve"> got </w:t>
      </w:r>
      <w:r w:rsidR="00614752">
        <w:t xml:space="preserve">drenched </w:t>
      </w:r>
      <w:r w:rsidR="00AB350F">
        <w:t>when th</w:t>
      </w:r>
      <w:r w:rsidR="006757BB">
        <w:t>e rain r</w:t>
      </w:r>
      <w:r w:rsidR="0088728F">
        <w:t>eturn</w:t>
      </w:r>
      <w:r w:rsidR="00905A4F">
        <w:t>ed</w:t>
      </w:r>
      <w:r w:rsidR="00C22640">
        <w:t>, i</w:t>
      </w:r>
      <w:r w:rsidR="00EC17A7">
        <w:t>n for</w:t>
      </w:r>
      <w:r w:rsidR="005156EA">
        <w:t>ce</w:t>
      </w:r>
      <w:r w:rsidR="00F62211">
        <w:t xml:space="preserve">. </w:t>
      </w:r>
      <w:proofErr w:type="gramStart"/>
      <w:r w:rsidR="00E721C2">
        <w:t>V</w:t>
      </w:r>
      <w:r w:rsidR="004134F3">
        <w:t>ery gr</w:t>
      </w:r>
      <w:r w:rsidR="005C6D2C">
        <w:t>atefu</w:t>
      </w:r>
      <w:r w:rsidR="00F16F57">
        <w:t>l</w:t>
      </w:r>
      <w:proofErr w:type="gramEnd"/>
      <w:r w:rsidR="00F16F57">
        <w:t xml:space="preserve"> </w:t>
      </w:r>
      <w:r w:rsidR="008D6988">
        <w:t>t</w:t>
      </w:r>
      <w:r w:rsidR="00C46E0D">
        <w:t>o</w:t>
      </w:r>
      <w:r w:rsidR="009E505A">
        <w:t xml:space="preserve"> Be</w:t>
      </w:r>
      <w:r w:rsidR="00E15A61">
        <w:t>th</w:t>
      </w:r>
      <w:r w:rsidR="000719B0">
        <w:t xml:space="preserve">, </w:t>
      </w:r>
      <w:r w:rsidR="000C5BE0">
        <w:t>an out</w:t>
      </w:r>
      <w:r w:rsidR="00BA398A">
        <w:t>goin</w:t>
      </w:r>
      <w:r w:rsidR="00CF151C">
        <w:t>g</w:t>
      </w:r>
      <w:r w:rsidR="00611A00">
        <w:t xml:space="preserve"> </w:t>
      </w:r>
      <w:r w:rsidR="007046AC">
        <w:t>W</w:t>
      </w:r>
      <w:r w:rsidR="00101AA6">
        <w:t>o</w:t>
      </w:r>
      <w:r w:rsidR="00927F99">
        <w:t>odie</w:t>
      </w:r>
      <w:r w:rsidR="00602084">
        <w:t xml:space="preserve"> </w:t>
      </w:r>
      <w:r w:rsidR="00726F0B">
        <w:t>volunteer,</w:t>
      </w:r>
      <w:r w:rsidR="00E15A61">
        <w:t xml:space="preserve"> </w:t>
      </w:r>
      <w:r w:rsidR="00741CE9">
        <w:t>fo</w:t>
      </w:r>
      <w:r w:rsidR="00213745">
        <w:t>r le</w:t>
      </w:r>
      <w:r w:rsidR="00261DD1">
        <w:t>ading</w:t>
      </w:r>
      <w:r w:rsidR="007D46EB">
        <w:t xml:space="preserve"> us b</w:t>
      </w:r>
      <w:r w:rsidR="00595F68">
        <w:t>ac</w:t>
      </w:r>
      <w:r w:rsidR="00DD1D87">
        <w:t>k up t</w:t>
      </w:r>
      <w:r w:rsidR="00EC075E">
        <w:t>he h</w:t>
      </w:r>
      <w:r w:rsidR="003435C9">
        <w:t>ill</w:t>
      </w:r>
      <w:r w:rsidR="004C57A2">
        <w:t xml:space="preserve"> wi</w:t>
      </w:r>
      <w:r w:rsidR="0070616C">
        <w:t>th t</w:t>
      </w:r>
      <w:r w:rsidR="00BD0393">
        <w:t>he on</w:t>
      </w:r>
      <w:r w:rsidR="00FA38F8">
        <w:t>ly t</w:t>
      </w:r>
      <w:r w:rsidR="0077547B">
        <w:t>orch</w:t>
      </w:r>
      <w:r w:rsidR="005F56CB">
        <w:t xml:space="preserve"> a</w:t>
      </w:r>
      <w:r w:rsidR="00057131">
        <w:t>nyon</w:t>
      </w:r>
      <w:r w:rsidR="009E67FE">
        <w:t>e ha</w:t>
      </w:r>
      <w:r w:rsidR="003E780A">
        <w:t>d tho</w:t>
      </w:r>
      <w:r w:rsidR="00016F19">
        <w:t>ugh</w:t>
      </w:r>
      <w:r w:rsidR="005D1A77">
        <w:t>t t</w:t>
      </w:r>
      <w:r w:rsidR="00AB7E84">
        <w:t>o br</w:t>
      </w:r>
      <w:r w:rsidR="00D03611">
        <w:t>ing</w:t>
      </w:r>
      <w:r w:rsidR="007D6042">
        <w:t>.</w:t>
      </w:r>
      <w:r w:rsidR="00997043">
        <w:t xml:space="preserve"> </w:t>
      </w:r>
    </w:p>
    <w:p w14:paraId="4F6554DA" w14:textId="6ED9D3FB" w:rsidR="00E5361E" w:rsidRDefault="00740C3E">
      <w:proofErr w:type="gramStart"/>
      <w:r>
        <w:t>That</w:t>
      </w:r>
      <w:r w:rsidR="0087638F">
        <w:t>’s</w:t>
      </w:r>
      <w:proofErr w:type="gramEnd"/>
      <w:r w:rsidR="0087638F">
        <w:t xml:space="preserve"> </w:t>
      </w:r>
      <w:r w:rsidR="00BD791C">
        <w:t>all f</w:t>
      </w:r>
      <w:r w:rsidR="00C77899">
        <w:t xml:space="preserve">or </w:t>
      </w:r>
      <w:r w:rsidR="002D23BA">
        <w:t>tod</w:t>
      </w:r>
      <w:r w:rsidR="005C7760">
        <w:t>ay</w:t>
      </w:r>
      <w:r w:rsidR="00726F3E">
        <w:t>…</w:t>
      </w:r>
      <w:del w:id="22" w:author="Bryn Williams" w:date="2026-09-10T16:39:00Z" w16du:dateUtc="2026-09-10T15:39:00Z">
        <w:r w:rsidR="0051122E" w:rsidDel="003855B2">
          <w:delText>We</w:delText>
        </w:r>
        <w:r w:rsidR="00EA2613" w:rsidDel="003855B2">
          <w:delText>’r</w:delText>
        </w:r>
        <w:r w:rsidR="006D592C" w:rsidDel="003855B2">
          <w:delText>e</w:delText>
        </w:r>
      </w:del>
      <w:ins w:id="23" w:author="Bryn Williams" w:date="2026-09-10T16:39:00Z" w16du:dateUtc="2026-09-10T15:39:00Z">
        <w:r w:rsidR="003855B2">
          <w:t>We are</w:t>
        </w:r>
      </w:ins>
      <w:r w:rsidR="006D592C">
        <w:t xml:space="preserve"> goin</w:t>
      </w:r>
      <w:r w:rsidR="00B34C4E">
        <w:t xml:space="preserve">g </w:t>
      </w:r>
      <w:r w:rsidR="004236CF">
        <w:t>t</w:t>
      </w:r>
      <w:r w:rsidR="00B34C4E">
        <w:t xml:space="preserve">o </w:t>
      </w:r>
      <w:del w:id="24" w:author="Bryn Williams" w:date="2026-09-10T16:36:00Z" w16du:dateUtc="2026-09-10T15:36:00Z">
        <w:r w:rsidR="000C7DB8" w:rsidDel="00C576C7">
          <w:delText>C</w:delText>
        </w:r>
        <w:r w:rsidR="00C65154" w:rsidDel="00C576C7">
          <w:delText>.</w:delText>
        </w:r>
        <w:r w:rsidR="002D417D" w:rsidDel="00C576C7">
          <w:delText>A.</w:delText>
        </w:r>
        <w:r w:rsidR="005667B5" w:rsidDel="00C576C7">
          <w:delText>T</w:delText>
        </w:r>
      </w:del>
      <w:ins w:id="25" w:author="Bryn Williams" w:date="2026-09-10T16:36:00Z" w16du:dateUtc="2026-09-10T15:36:00Z">
        <w:r w:rsidR="00C576C7">
          <w:t>CAT</w:t>
        </w:r>
      </w:ins>
      <w:r w:rsidR="00CD7540">
        <w:t>!</w:t>
      </w:r>
      <w:r w:rsidR="00F40EED">
        <w:t xml:space="preserve"> </w:t>
      </w:r>
      <w:proofErr w:type="spellStart"/>
      <w:r w:rsidR="00F40EED">
        <w:t>Ya</w:t>
      </w:r>
      <w:r w:rsidR="006B421C">
        <w:t>aaa</w:t>
      </w:r>
      <w:r w:rsidR="00A46207">
        <w:t>aaay</w:t>
      </w:r>
      <w:proofErr w:type="spellEnd"/>
      <w:r w:rsidR="007B26B8">
        <w:t>!</w:t>
      </w:r>
    </w:p>
    <w:sectPr w:rsidR="00E536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Yu Mincho">
    <w:charset w:val="80"/>
    <w:family w:val="roman"/>
    <w:pitch w:val="variable"/>
    <w:sig w:usb0="800002E7" w:usb1="2AC7FCFF" w:usb2="00000012" w:usb3="00000000" w:csb0="000200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yn Williams">
    <w15:presenceInfo w15:providerId="Windows Live" w15:userId="ef02aeaf66c3310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98E"/>
    <w:rsid w:val="00016DAA"/>
    <w:rsid w:val="00016F19"/>
    <w:rsid w:val="00033F4F"/>
    <w:rsid w:val="00036D3F"/>
    <w:rsid w:val="000450B7"/>
    <w:rsid w:val="00050AF2"/>
    <w:rsid w:val="00057131"/>
    <w:rsid w:val="000719B0"/>
    <w:rsid w:val="00072C72"/>
    <w:rsid w:val="00073B89"/>
    <w:rsid w:val="000762E3"/>
    <w:rsid w:val="00096B34"/>
    <w:rsid w:val="000B287A"/>
    <w:rsid w:val="000B7FAA"/>
    <w:rsid w:val="000C0182"/>
    <w:rsid w:val="000C087F"/>
    <w:rsid w:val="000C0BA3"/>
    <w:rsid w:val="000C37B6"/>
    <w:rsid w:val="000C5BE0"/>
    <w:rsid w:val="000C7DB8"/>
    <w:rsid w:val="000D0F2F"/>
    <w:rsid w:val="000D652A"/>
    <w:rsid w:val="000F2CF4"/>
    <w:rsid w:val="00101AA6"/>
    <w:rsid w:val="00115134"/>
    <w:rsid w:val="0012630D"/>
    <w:rsid w:val="0012776D"/>
    <w:rsid w:val="00132830"/>
    <w:rsid w:val="00136CFC"/>
    <w:rsid w:val="001401DD"/>
    <w:rsid w:val="00142D61"/>
    <w:rsid w:val="00152850"/>
    <w:rsid w:val="00174721"/>
    <w:rsid w:val="0017696B"/>
    <w:rsid w:val="001836CF"/>
    <w:rsid w:val="00187B44"/>
    <w:rsid w:val="001937AB"/>
    <w:rsid w:val="001A03B9"/>
    <w:rsid w:val="001C5440"/>
    <w:rsid w:val="001D298E"/>
    <w:rsid w:val="001D3EB3"/>
    <w:rsid w:val="001D695B"/>
    <w:rsid w:val="001E4283"/>
    <w:rsid w:val="001F02C8"/>
    <w:rsid w:val="001F21F4"/>
    <w:rsid w:val="002005E2"/>
    <w:rsid w:val="00203E72"/>
    <w:rsid w:val="00213745"/>
    <w:rsid w:val="00213C95"/>
    <w:rsid w:val="002161B2"/>
    <w:rsid w:val="00240226"/>
    <w:rsid w:val="002463ED"/>
    <w:rsid w:val="00256986"/>
    <w:rsid w:val="00257121"/>
    <w:rsid w:val="00261DD1"/>
    <w:rsid w:val="002739EE"/>
    <w:rsid w:val="0027614E"/>
    <w:rsid w:val="002816D6"/>
    <w:rsid w:val="00287C24"/>
    <w:rsid w:val="00290BB1"/>
    <w:rsid w:val="002938A5"/>
    <w:rsid w:val="002A3AB1"/>
    <w:rsid w:val="002B120C"/>
    <w:rsid w:val="002B2251"/>
    <w:rsid w:val="002B477C"/>
    <w:rsid w:val="002B748C"/>
    <w:rsid w:val="002C12FF"/>
    <w:rsid w:val="002D1966"/>
    <w:rsid w:val="002D23BA"/>
    <w:rsid w:val="002D23CC"/>
    <w:rsid w:val="002D2649"/>
    <w:rsid w:val="002D417D"/>
    <w:rsid w:val="002E7161"/>
    <w:rsid w:val="002F00F0"/>
    <w:rsid w:val="002F5CEA"/>
    <w:rsid w:val="00310901"/>
    <w:rsid w:val="0031177E"/>
    <w:rsid w:val="00322BB8"/>
    <w:rsid w:val="00326B2D"/>
    <w:rsid w:val="003351E3"/>
    <w:rsid w:val="00342629"/>
    <w:rsid w:val="003435C9"/>
    <w:rsid w:val="003469FF"/>
    <w:rsid w:val="00346D0B"/>
    <w:rsid w:val="00361341"/>
    <w:rsid w:val="0037762B"/>
    <w:rsid w:val="00383EAC"/>
    <w:rsid w:val="0038518F"/>
    <w:rsid w:val="003855B2"/>
    <w:rsid w:val="00385FDC"/>
    <w:rsid w:val="003C3A4F"/>
    <w:rsid w:val="003D13D8"/>
    <w:rsid w:val="003E1BE4"/>
    <w:rsid w:val="003E780A"/>
    <w:rsid w:val="004065B6"/>
    <w:rsid w:val="00410FB3"/>
    <w:rsid w:val="004122A9"/>
    <w:rsid w:val="004134F3"/>
    <w:rsid w:val="00417D67"/>
    <w:rsid w:val="00421D7C"/>
    <w:rsid w:val="004236CF"/>
    <w:rsid w:val="004467CE"/>
    <w:rsid w:val="004502C3"/>
    <w:rsid w:val="00452666"/>
    <w:rsid w:val="00454DA7"/>
    <w:rsid w:val="00463BCF"/>
    <w:rsid w:val="00467E8E"/>
    <w:rsid w:val="00483ED8"/>
    <w:rsid w:val="0049124E"/>
    <w:rsid w:val="00494DFF"/>
    <w:rsid w:val="004B058E"/>
    <w:rsid w:val="004C57A2"/>
    <w:rsid w:val="004E1791"/>
    <w:rsid w:val="004E337F"/>
    <w:rsid w:val="004F2917"/>
    <w:rsid w:val="004F4559"/>
    <w:rsid w:val="004F5131"/>
    <w:rsid w:val="0051122E"/>
    <w:rsid w:val="005156EA"/>
    <w:rsid w:val="00524399"/>
    <w:rsid w:val="005311FE"/>
    <w:rsid w:val="0053711A"/>
    <w:rsid w:val="005378EF"/>
    <w:rsid w:val="005667B5"/>
    <w:rsid w:val="00570DEA"/>
    <w:rsid w:val="00572FB6"/>
    <w:rsid w:val="00574498"/>
    <w:rsid w:val="005767A5"/>
    <w:rsid w:val="00577017"/>
    <w:rsid w:val="00595CA3"/>
    <w:rsid w:val="00595F68"/>
    <w:rsid w:val="005A227F"/>
    <w:rsid w:val="005A5BD0"/>
    <w:rsid w:val="005A7DCC"/>
    <w:rsid w:val="005B0012"/>
    <w:rsid w:val="005C0262"/>
    <w:rsid w:val="005C6D2C"/>
    <w:rsid w:val="005C7760"/>
    <w:rsid w:val="005D1A77"/>
    <w:rsid w:val="005E5EB6"/>
    <w:rsid w:val="005F099A"/>
    <w:rsid w:val="005F4138"/>
    <w:rsid w:val="005F4BD6"/>
    <w:rsid w:val="005F4DEE"/>
    <w:rsid w:val="005F56CB"/>
    <w:rsid w:val="005F729E"/>
    <w:rsid w:val="00600F00"/>
    <w:rsid w:val="00602084"/>
    <w:rsid w:val="00602F74"/>
    <w:rsid w:val="00607F02"/>
    <w:rsid w:val="0061042C"/>
    <w:rsid w:val="00611A00"/>
    <w:rsid w:val="00614752"/>
    <w:rsid w:val="00620FAE"/>
    <w:rsid w:val="006224AA"/>
    <w:rsid w:val="006361CE"/>
    <w:rsid w:val="006513F4"/>
    <w:rsid w:val="0065780A"/>
    <w:rsid w:val="006639FC"/>
    <w:rsid w:val="00666F27"/>
    <w:rsid w:val="006757BB"/>
    <w:rsid w:val="00682E54"/>
    <w:rsid w:val="00693444"/>
    <w:rsid w:val="00697264"/>
    <w:rsid w:val="006A0688"/>
    <w:rsid w:val="006A603D"/>
    <w:rsid w:val="006B19C2"/>
    <w:rsid w:val="006B421C"/>
    <w:rsid w:val="006D592C"/>
    <w:rsid w:val="006F29F9"/>
    <w:rsid w:val="007023C4"/>
    <w:rsid w:val="007046AC"/>
    <w:rsid w:val="00705664"/>
    <w:rsid w:val="0070616C"/>
    <w:rsid w:val="00711778"/>
    <w:rsid w:val="007138C8"/>
    <w:rsid w:val="00723B77"/>
    <w:rsid w:val="00726F0B"/>
    <w:rsid w:val="00726F3E"/>
    <w:rsid w:val="00740475"/>
    <w:rsid w:val="00740C3E"/>
    <w:rsid w:val="00741CE9"/>
    <w:rsid w:val="00743B50"/>
    <w:rsid w:val="00756B9C"/>
    <w:rsid w:val="0077547B"/>
    <w:rsid w:val="007872B1"/>
    <w:rsid w:val="007A3E32"/>
    <w:rsid w:val="007B26B8"/>
    <w:rsid w:val="007B37C8"/>
    <w:rsid w:val="007C5D9C"/>
    <w:rsid w:val="007D394F"/>
    <w:rsid w:val="007D46EB"/>
    <w:rsid w:val="007D6042"/>
    <w:rsid w:val="007E17FC"/>
    <w:rsid w:val="007F603A"/>
    <w:rsid w:val="00803447"/>
    <w:rsid w:val="0081069E"/>
    <w:rsid w:val="00814A2C"/>
    <w:rsid w:val="008234F7"/>
    <w:rsid w:val="00825329"/>
    <w:rsid w:val="00826120"/>
    <w:rsid w:val="00835EE6"/>
    <w:rsid w:val="008374A8"/>
    <w:rsid w:val="00844CEA"/>
    <w:rsid w:val="00846C74"/>
    <w:rsid w:val="0085354F"/>
    <w:rsid w:val="00860CAB"/>
    <w:rsid w:val="00863668"/>
    <w:rsid w:val="00864625"/>
    <w:rsid w:val="0087638F"/>
    <w:rsid w:val="008774C8"/>
    <w:rsid w:val="008853CD"/>
    <w:rsid w:val="00886ED2"/>
    <w:rsid w:val="0088728F"/>
    <w:rsid w:val="00895243"/>
    <w:rsid w:val="00895B8E"/>
    <w:rsid w:val="0089783E"/>
    <w:rsid w:val="008A05B2"/>
    <w:rsid w:val="008A6460"/>
    <w:rsid w:val="008B738C"/>
    <w:rsid w:val="008C75C9"/>
    <w:rsid w:val="008D6988"/>
    <w:rsid w:val="008D77A6"/>
    <w:rsid w:val="008E03DE"/>
    <w:rsid w:val="008E54B7"/>
    <w:rsid w:val="008F2F2D"/>
    <w:rsid w:val="008F503B"/>
    <w:rsid w:val="008F5A86"/>
    <w:rsid w:val="008F64AF"/>
    <w:rsid w:val="00902040"/>
    <w:rsid w:val="00905A4F"/>
    <w:rsid w:val="00924A98"/>
    <w:rsid w:val="00927F99"/>
    <w:rsid w:val="009302E9"/>
    <w:rsid w:val="009339DF"/>
    <w:rsid w:val="00941C68"/>
    <w:rsid w:val="00946D66"/>
    <w:rsid w:val="009524D4"/>
    <w:rsid w:val="009733E1"/>
    <w:rsid w:val="00995437"/>
    <w:rsid w:val="00997043"/>
    <w:rsid w:val="009A6EF2"/>
    <w:rsid w:val="009D5AEC"/>
    <w:rsid w:val="009E1BDE"/>
    <w:rsid w:val="009E43EE"/>
    <w:rsid w:val="009E505A"/>
    <w:rsid w:val="009E67FE"/>
    <w:rsid w:val="009F08B3"/>
    <w:rsid w:val="009F72E6"/>
    <w:rsid w:val="009F7E3C"/>
    <w:rsid w:val="00A0744A"/>
    <w:rsid w:val="00A3798E"/>
    <w:rsid w:val="00A46207"/>
    <w:rsid w:val="00A50D6D"/>
    <w:rsid w:val="00A51BC0"/>
    <w:rsid w:val="00A57BD3"/>
    <w:rsid w:val="00A6773B"/>
    <w:rsid w:val="00A734E6"/>
    <w:rsid w:val="00A77796"/>
    <w:rsid w:val="00A92138"/>
    <w:rsid w:val="00A97660"/>
    <w:rsid w:val="00AB080A"/>
    <w:rsid w:val="00AB350F"/>
    <w:rsid w:val="00AB7E84"/>
    <w:rsid w:val="00AD6C1F"/>
    <w:rsid w:val="00AE5ED0"/>
    <w:rsid w:val="00B011D0"/>
    <w:rsid w:val="00B04FFD"/>
    <w:rsid w:val="00B0528A"/>
    <w:rsid w:val="00B05A4C"/>
    <w:rsid w:val="00B05AF6"/>
    <w:rsid w:val="00B111A3"/>
    <w:rsid w:val="00B111B9"/>
    <w:rsid w:val="00B228B8"/>
    <w:rsid w:val="00B263AD"/>
    <w:rsid w:val="00B34C4E"/>
    <w:rsid w:val="00B40CEF"/>
    <w:rsid w:val="00B4150A"/>
    <w:rsid w:val="00B43092"/>
    <w:rsid w:val="00B436EA"/>
    <w:rsid w:val="00B45D4A"/>
    <w:rsid w:val="00B46CD4"/>
    <w:rsid w:val="00B55995"/>
    <w:rsid w:val="00B57C0E"/>
    <w:rsid w:val="00B64BF4"/>
    <w:rsid w:val="00B67000"/>
    <w:rsid w:val="00B7419F"/>
    <w:rsid w:val="00B77A0A"/>
    <w:rsid w:val="00B80BDF"/>
    <w:rsid w:val="00B83456"/>
    <w:rsid w:val="00B8385C"/>
    <w:rsid w:val="00B9679F"/>
    <w:rsid w:val="00BA0361"/>
    <w:rsid w:val="00BA398A"/>
    <w:rsid w:val="00BA760F"/>
    <w:rsid w:val="00BA782C"/>
    <w:rsid w:val="00BA7A06"/>
    <w:rsid w:val="00BB00C3"/>
    <w:rsid w:val="00BC21AF"/>
    <w:rsid w:val="00BC533F"/>
    <w:rsid w:val="00BD0393"/>
    <w:rsid w:val="00BD1720"/>
    <w:rsid w:val="00BD7287"/>
    <w:rsid w:val="00BD791C"/>
    <w:rsid w:val="00BE4FF0"/>
    <w:rsid w:val="00BF105E"/>
    <w:rsid w:val="00C22640"/>
    <w:rsid w:val="00C23818"/>
    <w:rsid w:val="00C2657F"/>
    <w:rsid w:val="00C32E8D"/>
    <w:rsid w:val="00C46E0D"/>
    <w:rsid w:val="00C4776B"/>
    <w:rsid w:val="00C50CD6"/>
    <w:rsid w:val="00C576C7"/>
    <w:rsid w:val="00C65154"/>
    <w:rsid w:val="00C77899"/>
    <w:rsid w:val="00C80D32"/>
    <w:rsid w:val="00CA6063"/>
    <w:rsid w:val="00CB234E"/>
    <w:rsid w:val="00CD4859"/>
    <w:rsid w:val="00CD7540"/>
    <w:rsid w:val="00CE0932"/>
    <w:rsid w:val="00CE17DD"/>
    <w:rsid w:val="00CE2371"/>
    <w:rsid w:val="00CF151C"/>
    <w:rsid w:val="00CF194F"/>
    <w:rsid w:val="00CF7090"/>
    <w:rsid w:val="00CF7AA9"/>
    <w:rsid w:val="00D03611"/>
    <w:rsid w:val="00D104A9"/>
    <w:rsid w:val="00D1582E"/>
    <w:rsid w:val="00D27667"/>
    <w:rsid w:val="00D43DAE"/>
    <w:rsid w:val="00D52BEF"/>
    <w:rsid w:val="00D56327"/>
    <w:rsid w:val="00D71CA4"/>
    <w:rsid w:val="00D82664"/>
    <w:rsid w:val="00D8338F"/>
    <w:rsid w:val="00D83CA3"/>
    <w:rsid w:val="00DA7D06"/>
    <w:rsid w:val="00DC0AA6"/>
    <w:rsid w:val="00DC6DB7"/>
    <w:rsid w:val="00DC7499"/>
    <w:rsid w:val="00DD1D87"/>
    <w:rsid w:val="00DE3E5F"/>
    <w:rsid w:val="00DF5B3B"/>
    <w:rsid w:val="00E06445"/>
    <w:rsid w:val="00E07067"/>
    <w:rsid w:val="00E15A61"/>
    <w:rsid w:val="00E35596"/>
    <w:rsid w:val="00E37534"/>
    <w:rsid w:val="00E5361E"/>
    <w:rsid w:val="00E61AAF"/>
    <w:rsid w:val="00E62DA3"/>
    <w:rsid w:val="00E63A05"/>
    <w:rsid w:val="00E6558C"/>
    <w:rsid w:val="00E70F10"/>
    <w:rsid w:val="00E721C2"/>
    <w:rsid w:val="00E76BF4"/>
    <w:rsid w:val="00E8054C"/>
    <w:rsid w:val="00E83781"/>
    <w:rsid w:val="00E874A4"/>
    <w:rsid w:val="00E92F52"/>
    <w:rsid w:val="00EA05C3"/>
    <w:rsid w:val="00EA2613"/>
    <w:rsid w:val="00EA564E"/>
    <w:rsid w:val="00EA7A55"/>
    <w:rsid w:val="00EB364E"/>
    <w:rsid w:val="00EB59F9"/>
    <w:rsid w:val="00EC075E"/>
    <w:rsid w:val="00EC0DDA"/>
    <w:rsid w:val="00EC17A7"/>
    <w:rsid w:val="00EE12A8"/>
    <w:rsid w:val="00EF470A"/>
    <w:rsid w:val="00F163F0"/>
    <w:rsid w:val="00F16F57"/>
    <w:rsid w:val="00F25EAE"/>
    <w:rsid w:val="00F40EED"/>
    <w:rsid w:val="00F52583"/>
    <w:rsid w:val="00F62211"/>
    <w:rsid w:val="00F72C77"/>
    <w:rsid w:val="00F812CE"/>
    <w:rsid w:val="00FA253F"/>
    <w:rsid w:val="00FA3655"/>
    <w:rsid w:val="00FA38F8"/>
    <w:rsid w:val="00FB06AF"/>
    <w:rsid w:val="00FB5F84"/>
    <w:rsid w:val="00FC2C77"/>
    <w:rsid w:val="00FD008E"/>
    <w:rsid w:val="00FD779F"/>
    <w:rsid w:val="00FE718F"/>
    <w:rsid w:val="00FF31EE"/>
    <w:rsid w:val="00FF59E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47ED3"/>
  <w15:chartTrackingRefBased/>
  <w15:docId w15:val="{8135E341-3F5A-4033-98D9-E26C7D6DE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29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29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29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29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29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29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29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29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29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29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29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29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29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29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29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29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29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298E"/>
    <w:rPr>
      <w:rFonts w:eastAsiaTheme="majorEastAsia" w:cstheme="majorBidi"/>
      <w:color w:val="272727" w:themeColor="text1" w:themeTint="D8"/>
    </w:rPr>
  </w:style>
  <w:style w:type="paragraph" w:styleId="Title">
    <w:name w:val="Title"/>
    <w:basedOn w:val="Normal"/>
    <w:next w:val="Normal"/>
    <w:link w:val="TitleChar"/>
    <w:uiPriority w:val="10"/>
    <w:qFormat/>
    <w:rsid w:val="001D29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29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29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29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298E"/>
    <w:pPr>
      <w:spacing w:before="160"/>
      <w:jc w:val="center"/>
    </w:pPr>
    <w:rPr>
      <w:i/>
      <w:iCs/>
      <w:color w:val="404040" w:themeColor="text1" w:themeTint="BF"/>
    </w:rPr>
  </w:style>
  <w:style w:type="character" w:customStyle="1" w:styleId="QuoteChar">
    <w:name w:val="Quote Char"/>
    <w:basedOn w:val="DefaultParagraphFont"/>
    <w:link w:val="Quote"/>
    <w:uiPriority w:val="29"/>
    <w:rsid w:val="001D298E"/>
    <w:rPr>
      <w:i/>
      <w:iCs/>
      <w:color w:val="404040" w:themeColor="text1" w:themeTint="BF"/>
    </w:rPr>
  </w:style>
  <w:style w:type="paragraph" w:styleId="ListParagraph">
    <w:name w:val="List Paragraph"/>
    <w:basedOn w:val="Normal"/>
    <w:uiPriority w:val="34"/>
    <w:qFormat/>
    <w:rsid w:val="001D298E"/>
    <w:pPr>
      <w:ind w:left="720"/>
      <w:contextualSpacing/>
    </w:pPr>
  </w:style>
  <w:style w:type="character" w:styleId="IntenseEmphasis">
    <w:name w:val="Intense Emphasis"/>
    <w:basedOn w:val="DefaultParagraphFont"/>
    <w:uiPriority w:val="21"/>
    <w:qFormat/>
    <w:rsid w:val="001D298E"/>
    <w:rPr>
      <w:i/>
      <w:iCs/>
      <w:color w:val="0F4761" w:themeColor="accent1" w:themeShade="BF"/>
    </w:rPr>
  </w:style>
  <w:style w:type="paragraph" w:styleId="IntenseQuote">
    <w:name w:val="Intense Quote"/>
    <w:basedOn w:val="Normal"/>
    <w:next w:val="Normal"/>
    <w:link w:val="IntenseQuoteChar"/>
    <w:uiPriority w:val="30"/>
    <w:qFormat/>
    <w:rsid w:val="001D29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298E"/>
    <w:rPr>
      <w:i/>
      <w:iCs/>
      <w:color w:val="0F4761" w:themeColor="accent1" w:themeShade="BF"/>
    </w:rPr>
  </w:style>
  <w:style w:type="character" w:styleId="IntenseReference">
    <w:name w:val="Intense Reference"/>
    <w:basedOn w:val="DefaultParagraphFont"/>
    <w:uiPriority w:val="32"/>
    <w:qFormat/>
    <w:rsid w:val="001D298E"/>
    <w:rPr>
      <w:b/>
      <w:bCs/>
      <w:smallCaps/>
      <w:color w:val="0F4761" w:themeColor="accent1" w:themeShade="BF"/>
      <w:spacing w:val="5"/>
    </w:rPr>
  </w:style>
  <w:style w:type="paragraph" w:styleId="Revision">
    <w:name w:val="Revision"/>
    <w:hidden/>
    <w:uiPriority w:val="99"/>
    <w:semiHidden/>
    <w:rsid w:val="004236C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2685</Words>
  <Characters>12219</Characters>
  <Application>Microsoft Office Word</Application>
  <DocSecurity>0</DocSecurity>
  <Lines>200</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Bryn Williams</dc:creator>
  <cp:keywords/>
  <dc:description/>
  <cp:lastModifiedBy>Bryn Williams</cp:lastModifiedBy>
  <cp:revision>2</cp:revision>
  <dcterms:created xsi:type="dcterms:W3CDTF">2026-09-10T15:40:00Z</dcterms:created>
  <dcterms:modified xsi:type="dcterms:W3CDTF">2026-09-10T15:40:00Z</dcterms:modified>
</cp:coreProperties>
</file>