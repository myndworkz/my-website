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7DFD" w14:textId="77777777" w:rsidR="003E3AB9" w:rsidRPr="001533DB" w:rsidRDefault="00000000">
      <w:pPr>
        <w:pStyle w:val="Heading1"/>
      </w:pPr>
      <w:r w:rsidRPr="001533DB">
        <w:t>Draft Text for events.html</w:t>
      </w:r>
    </w:p>
    <w:p w14:paraId="502C30CB" w14:textId="77777777" w:rsidR="003E3AB9" w:rsidRPr="001533DB" w:rsidRDefault="00000000">
      <w:r w:rsidRPr="001533DB">
        <w:rPr>
          <w:b/>
        </w:rPr>
        <w:t xml:space="preserve">Instructions: </w:t>
      </w:r>
      <w:r w:rsidRPr="001533DB">
        <w:rPr>
          <w:i/>
        </w:rPr>
        <w:t>Please edit, correct, or rewrite any part of the text below. Once you are happy with your changes, just select all the text, paste it right back here in the chat, and I will immediately recreate the polished 'events.html' page according to your exact revisions!</w:t>
      </w:r>
    </w:p>
    <w:p w14:paraId="4A58CC70" w14:textId="77777777" w:rsidR="003E3AB9" w:rsidRPr="001533DB" w:rsidRDefault="00000000">
      <w:r w:rsidRPr="001533DB">
        <w:t>========================================</w:t>
      </w:r>
    </w:p>
    <w:p w14:paraId="4BA7C5B8" w14:textId="77777777" w:rsidR="003E3AB9" w:rsidRPr="001533DB" w:rsidRDefault="00000000">
      <w:pPr>
        <w:pStyle w:val="Heading2"/>
      </w:pPr>
      <w:r w:rsidRPr="001533DB">
        <w:t>[SIDEBAR AREA - BOOKING LINKS &amp; NOTES]</w:t>
      </w:r>
    </w:p>
    <w:p w14:paraId="7E59064C" w14:textId="77777777" w:rsidR="003E3AB9" w:rsidRPr="001533DB" w:rsidRDefault="00000000">
      <w:r w:rsidRPr="001533DB">
        <w:t>This content resides in the left-hand column of the webpage, serving as the direct links to your booking portals.</w:t>
      </w:r>
    </w:p>
    <w:p w14:paraId="38538560" w14:textId="77777777" w:rsidR="003E3AB9" w:rsidRPr="001533DB" w:rsidRDefault="00000000">
      <w:pPr>
        <w:pStyle w:val="Heading3"/>
      </w:pPr>
      <w:r w:rsidRPr="001533DB">
        <w:t>London Bookings</w:t>
      </w:r>
    </w:p>
    <w:p w14:paraId="77307FC6" w14:textId="77777777" w:rsidR="003E3AB9" w:rsidRPr="001533DB" w:rsidRDefault="00000000">
      <w:r w:rsidRPr="001533DB">
        <w:rPr>
          <w:b/>
        </w:rPr>
        <w:t xml:space="preserve">• [Link Title]: </w:t>
      </w:r>
      <w:r w:rsidRPr="001533DB">
        <w:t>Pub Philosophy at Hoxton Cabin (Eventbrite Booking Page)</w:t>
      </w:r>
      <w:r w:rsidRPr="001533DB">
        <w:br/>
      </w:r>
      <w:r w:rsidRPr="001533DB">
        <w:rPr>
          <w:b/>
        </w:rPr>
        <w:t xml:space="preserve">• [URL]: </w:t>
      </w:r>
      <w:r w:rsidRPr="001533DB">
        <w:t>https://www.eventbrite.co.uk/e/pub-philosophy-tickets-1980267537512</w:t>
      </w:r>
      <w:r w:rsidRPr="001533DB">
        <w:br/>
      </w:r>
      <w:r w:rsidRPr="001533DB">
        <w:br/>
      </w:r>
    </w:p>
    <w:p w14:paraId="1AA2CF36" w14:textId="77777777" w:rsidR="003E3AB9" w:rsidRPr="001533DB" w:rsidRDefault="00000000">
      <w:r w:rsidRPr="001533DB">
        <w:rPr>
          <w:b/>
        </w:rPr>
        <w:t xml:space="preserve">• [Link Title]: </w:t>
      </w:r>
      <w:r w:rsidRPr="001533DB">
        <w:t>Hoxton Cabin Official Events Page</w:t>
      </w:r>
      <w:r w:rsidRPr="001533DB">
        <w:br/>
      </w:r>
      <w:r w:rsidRPr="001533DB">
        <w:rPr>
          <w:b/>
        </w:rPr>
        <w:t xml:space="preserve">• [URL]: </w:t>
      </w:r>
      <w:r w:rsidRPr="001533DB">
        <w:t>https://www.hoxtoncabin.com/events</w:t>
      </w:r>
    </w:p>
    <w:p w14:paraId="72F3FCE4" w14:textId="77777777" w:rsidR="003E3AB9" w:rsidRPr="001533DB" w:rsidRDefault="00000000">
      <w:pPr>
        <w:pStyle w:val="Heading3"/>
      </w:pPr>
      <w:r w:rsidRPr="001533DB">
        <w:t>Geneva Bookings</w:t>
      </w:r>
    </w:p>
    <w:p w14:paraId="1539B276" w14:textId="77777777" w:rsidR="003E3AB9" w:rsidRPr="001533DB" w:rsidRDefault="00000000">
      <w:r w:rsidRPr="001533DB">
        <w:rPr>
          <w:b/>
        </w:rPr>
        <w:t xml:space="preserve">• [Link Title]: </w:t>
      </w:r>
      <w:r w:rsidRPr="001533DB">
        <w:t>Geneva Philosophy Café / Pub Philosophy in English (Meetup)</w:t>
      </w:r>
      <w:r w:rsidRPr="001533DB">
        <w:br/>
      </w:r>
      <w:r w:rsidRPr="001533DB">
        <w:rPr>
          <w:b/>
        </w:rPr>
        <w:t xml:space="preserve">• [URL]: </w:t>
      </w:r>
      <w:r w:rsidRPr="001533DB">
        <w:t>https://www.meetup.com/geneve-philosophy-cafe-in-english/</w:t>
      </w:r>
      <w:r w:rsidRPr="001533DB">
        <w:br/>
      </w:r>
      <w:r w:rsidRPr="001533DB">
        <w:br/>
      </w:r>
      <w:r w:rsidRPr="001533DB">
        <w:rPr>
          <w:b/>
        </w:rPr>
        <w:t xml:space="preserve">• [Context]: </w:t>
      </w:r>
      <w:r w:rsidRPr="001533DB">
        <w:t>(Both the Saturday morning sessions at Maison Rousseau et Littérature and the Wednesday pub philosophy sessions at Flanagan’s / Café de la Place are managed and booked directly through this Meetup group page).</w:t>
      </w:r>
    </w:p>
    <w:p w14:paraId="6180279D" w14:textId="77777777" w:rsidR="003E3AB9" w:rsidRPr="001533DB" w:rsidRDefault="00000000">
      <w:pPr>
        <w:pStyle w:val="Heading3"/>
      </w:pPr>
      <w:r w:rsidRPr="001533DB">
        <w:t>Booking Sidebar Footer Note</w:t>
      </w:r>
    </w:p>
    <w:p w14:paraId="0C7CAE92" w14:textId="47931CE3" w:rsidR="003E3AB9" w:rsidRPr="001533DB" w:rsidRDefault="00000000">
      <w:r w:rsidRPr="001533DB">
        <w:rPr>
          <w:b/>
        </w:rPr>
        <w:t xml:space="preserve">• [Text]: </w:t>
      </w:r>
      <w:r w:rsidRPr="001533DB">
        <w:t>Note: All sessions are completely free to attend.</w:t>
      </w:r>
      <w:del w:id="0" w:author="Bryn Williams" w:date="2026-08-26T12:05:00Z" w16du:dateUtc="2026-08-26T11:05:00Z">
        <w:r w:rsidRPr="001533DB" w:rsidDel="00A75955">
          <w:delText xml:space="preserve"> Ticket bookings for London represent small platform fees and donations to local crisis-hit families. No one is turned away</w:delText>
        </w:r>
      </w:del>
      <w:r w:rsidRPr="001533DB">
        <w:t>.</w:t>
      </w:r>
    </w:p>
    <w:p w14:paraId="2641C62C" w14:textId="77777777" w:rsidR="003E3AB9" w:rsidRPr="001533DB" w:rsidRDefault="00000000">
      <w:r w:rsidRPr="001533DB">
        <w:t>----------------------------------------</w:t>
      </w:r>
    </w:p>
    <w:p w14:paraId="445C4320" w14:textId="77777777" w:rsidR="003E3AB9" w:rsidRPr="001533DB" w:rsidRDefault="00000000">
      <w:pPr>
        <w:pStyle w:val="Heading2"/>
      </w:pPr>
      <w:r w:rsidRPr="001533DB">
        <w:t>[MAIN AREA - VENUE INFORMATION &amp; DESCRIPTION]</w:t>
      </w:r>
    </w:p>
    <w:p w14:paraId="228804DC" w14:textId="77777777" w:rsidR="003E3AB9" w:rsidRPr="001533DB" w:rsidRDefault="00000000">
      <w:r w:rsidRPr="001533DB">
        <w:t>This is the descriptive narrative that appears on the right-hand column of the webpage.</w:t>
      </w:r>
    </w:p>
    <w:p w14:paraId="572F246B" w14:textId="77777777" w:rsidR="003E3AB9" w:rsidRPr="001533DB" w:rsidRDefault="00000000">
      <w:pPr>
        <w:pStyle w:val="Heading3"/>
      </w:pPr>
      <w:r w:rsidRPr="001533DB">
        <w:t>Events Header Titles</w:t>
      </w:r>
    </w:p>
    <w:p w14:paraId="4694F510" w14:textId="3228A3F8" w:rsidR="003E3AB9" w:rsidRPr="001533DB" w:rsidRDefault="00000000">
      <w:r w:rsidRPr="001533DB">
        <w:rPr>
          <w:b/>
        </w:rPr>
        <w:t xml:space="preserve">• Category: </w:t>
      </w:r>
      <w:r w:rsidRPr="001533DB">
        <w:t>Join Us • Book a Spot</w:t>
      </w:r>
      <w:r w:rsidRPr="001533DB">
        <w:br/>
      </w:r>
      <w:r w:rsidRPr="001533DB">
        <w:rPr>
          <w:b/>
        </w:rPr>
        <w:t xml:space="preserve">• Main Title: </w:t>
      </w:r>
      <w:r w:rsidRPr="001533DB">
        <w:t>Events &amp; Bookings</w:t>
      </w:r>
      <w:r w:rsidRPr="001533DB">
        <w:br/>
      </w:r>
      <w:r w:rsidRPr="001533DB">
        <w:rPr>
          <w:b/>
        </w:rPr>
        <w:t xml:space="preserve">• Subtitle: </w:t>
      </w:r>
      <w:r w:rsidRPr="001533DB">
        <w:t xml:space="preserve">Choose a Date, </w:t>
      </w:r>
      <w:proofErr w:type="gramStart"/>
      <w:r w:rsidRPr="001533DB">
        <w:t>Save</w:t>
      </w:r>
      <w:proofErr w:type="gramEnd"/>
      <w:r w:rsidRPr="001533DB">
        <w:t xml:space="preserve"> your Seat, and Join the </w:t>
      </w:r>
      <w:del w:id="1" w:author="Bryn Williams" w:date="2026-08-26T12:10:00Z" w16du:dateUtc="2026-08-26T11:10:00Z">
        <w:r w:rsidRPr="001533DB" w:rsidDel="00A75955">
          <w:delText>Discourse</w:delText>
        </w:r>
      </w:del>
      <w:ins w:id="2" w:author="Bryn Williams" w:date="2026-08-26T12:10:00Z" w16du:dateUtc="2026-08-26T11:10:00Z">
        <w:r w:rsidR="00A75955">
          <w:t>conversation</w:t>
        </w:r>
      </w:ins>
    </w:p>
    <w:p w14:paraId="5B8A38A2" w14:textId="04715C75" w:rsidR="003E3AB9" w:rsidRPr="001533DB" w:rsidDel="00A75955" w:rsidRDefault="00000000">
      <w:pPr>
        <w:pStyle w:val="Heading3"/>
        <w:rPr>
          <w:del w:id="3" w:author="Bryn Williams" w:date="2026-08-26T12:10:00Z" w16du:dateUtc="2026-08-26T11:10:00Z"/>
        </w:rPr>
      </w:pPr>
      <w:del w:id="4" w:author="Bryn Williams" w:date="2026-08-26T12:10:00Z" w16du:dateUtc="2026-08-26T11:10:00Z">
        <w:r w:rsidRPr="001533DB" w:rsidDel="00A75955">
          <w:lastRenderedPageBreak/>
          <w:delText>Introduction Paragraph</w:delText>
        </w:r>
      </w:del>
    </w:p>
    <w:p w14:paraId="60AB862D" w14:textId="41285906" w:rsidR="003E3AB9" w:rsidRPr="001533DB" w:rsidDel="00A75955" w:rsidRDefault="00000000">
      <w:pPr>
        <w:rPr>
          <w:del w:id="5" w:author="Bryn Williams" w:date="2026-08-26T12:10:00Z" w16du:dateUtc="2026-08-26T11:10:00Z"/>
        </w:rPr>
      </w:pPr>
      <w:del w:id="6" w:author="Bryn Williams" w:date="2026-08-26T12:10:00Z" w16du:dateUtc="2026-08-26T11:10:00Z">
        <w:r w:rsidRPr="001533DB" w:rsidDel="00A75955">
          <w:delText>Whether we are meeting in the creative basement of East London or just a few meters from the historical birthplace of the Social Contract in Geneva, our spaces are selected to build community, encourage direct, comfortable discourse, and provide a welcoming home for public philosophy.</w:delText>
        </w:r>
      </w:del>
    </w:p>
    <w:p w14:paraId="2F4758B2" w14:textId="77777777" w:rsidR="003E3AB9" w:rsidRPr="001533DB" w:rsidRDefault="00000000">
      <w:pPr>
        <w:pStyle w:val="Heading3"/>
      </w:pPr>
      <w:r w:rsidRPr="001533DB">
        <w:t>Section: Our London Home: The Hoxton Cabin</w:t>
      </w:r>
    </w:p>
    <w:p w14:paraId="5F22712A" w14:textId="15B3397F" w:rsidR="003E3AB9" w:rsidRPr="001533DB" w:rsidRDefault="00000000">
      <w:r w:rsidRPr="001533DB">
        <w:t xml:space="preserve">In London, we meet downstairs in the </w:t>
      </w:r>
      <w:del w:id="7" w:author="Bryn Williams" w:date="2026-08-26T11:49:00Z" w16du:dateUtc="2026-08-26T10:49:00Z">
        <w:r w:rsidRPr="00E25AE3" w:rsidDel="001533DB">
          <w:delText xml:space="preserve">cozy, </w:delText>
        </w:r>
      </w:del>
      <w:r w:rsidRPr="001533DB">
        <w:t xml:space="preserve">intimate basement event space of the Hoxton Cabin on Kingsland Road, Hackney. This creative </w:t>
      </w:r>
      <w:del w:id="8" w:author="Bryn Williams" w:date="2026-08-26T11:55:00Z" w16du:dateUtc="2026-08-26T10:55:00Z">
        <w:r w:rsidRPr="001533DB" w:rsidDel="00F779F3">
          <w:delText>neighborhood</w:delText>
        </w:r>
      </w:del>
      <w:ins w:id="9" w:author="Bryn Williams" w:date="2026-08-26T11:55:00Z" w16du:dateUtc="2026-08-26T10:55:00Z">
        <w:r w:rsidR="00F779F3">
          <w:t>community</w:t>
        </w:r>
      </w:ins>
      <w:r w:rsidRPr="001533DB">
        <w:t xml:space="preserve"> resource is </w:t>
      </w:r>
      <w:del w:id="10" w:author="Bryn Williams" w:date="2026-08-26T11:50:00Z" w16du:dateUtc="2026-08-26T10:50:00Z">
        <w:r w:rsidRPr="001533DB" w:rsidDel="001533DB">
          <w:delText>perfectly styled to suit</w:delText>
        </w:r>
      </w:del>
      <w:ins w:id="11" w:author="Bryn Williams" w:date="2026-08-26T11:50:00Z" w16du:dateUtc="2026-08-26T10:50:00Z">
        <w:r w:rsidR="001533DB" w:rsidRPr="001533DB">
          <w:t xml:space="preserve">a great place to </w:t>
        </w:r>
      </w:ins>
      <w:ins w:id="12" w:author="Bryn Williams" w:date="2026-08-26T11:51:00Z" w16du:dateUtc="2026-08-26T10:51:00Z">
        <w:r w:rsidR="001533DB" w:rsidRPr="001533DB">
          <w:t>immerse yourself in a discussion that interrogate</w:t>
        </w:r>
      </w:ins>
      <w:ins w:id="13" w:author="Bryn Williams" w:date="2026-08-26T11:52:00Z" w16du:dateUtc="2026-08-26T10:52:00Z">
        <w:r w:rsidR="001533DB" w:rsidRPr="001533DB">
          <w:t>s assumptions and challenges orthodoxies.</w:t>
        </w:r>
      </w:ins>
      <w:del w:id="14" w:author="Bryn Williams" w:date="2026-08-26T11:49:00Z" w16du:dateUtc="2026-08-26T10:49:00Z">
        <w:r w:rsidRPr="001533DB" w:rsidDel="001533DB">
          <w:delText xml:space="preserve"> comfortable, low-barrier Socratic play. It feels authentic—a space where you can shed academic pretense, grab a drink, and dive deep into what matters</w:delText>
        </w:r>
      </w:del>
      <w:del w:id="15" w:author="Bryn Williams" w:date="2026-08-26T11:52:00Z" w16du:dateUtc="2026-08-26T10:52:00Z">
        <w:r w:rsidRPr="001533DB" w:rsidDel="001533DB">
          <w:delText>.</w:delText>
        </w:r>
      </w:del>
    </w:p>
    <w:p w14:paraId="475C438E" w14:textId="506B9790" w:rsidR="003E3AB9" w:rsidRPr="001533DB" w:rsidRDefault="00000000">
      <w:del w:id="16" w:author="Bryn Williams" w:date="2026-08-26T11:52:00Z" w16du:dateUtc="2026-08-26T10:52:00Z">
        <w:r w:rsidRPr="001533DB" w:rsidDel="001533DB">
          <w:delText>The atmosphere is highly relaxed: dogs are warmly welcomed, we distribute free popcorn to those settling in, and we encourage a friendly, unpretentious environment. It is a genuine neighborhood space where both seasoned thinkers and curious passersby gather to discuss the questions they vote on.</w:delText>
        </w:r>
      </w:del>
      <w:ins w:id="17" w:author="Bryn Williams" w:date="2026-08-26T11:52:00Z" w16du:dateUtc="2026-08-26T10:52:00Z">
        <w:r w:rsidR="001533DB" w:rsidRPr="001533DB">
          <w:t>Hoxton Cabin attracts a wide range of peopl</w:t>
        </w:r>
      </w:ins>
      <w:ins w:id="18" w:author="Bryn Williams" w:date="2026-08-26T11:53:00Z" w16du:dateUtc="2026-08-26T10:53:00Z">
        <w:r w:rsidR="001533DB" w:rsidRPr="001533DB">
          <w:t>e across age, gender, ethnicity and nationality</w:t>
        </w:r>
        <w:r w:rsidR="00F779F3">
          <w:t xml:space="preserve">. </w:t>
        </w:r>
      </w:ins>
      <w:ins w:id="19" w:author="Bryn Williams" w:date="2026-08-26T11:54:00Z" w16du:dateUtc="2026-08-26T10:54:00Z">
        <w:r w:rsidR="00F779F3">
          <w:t>Free popcorn is available at the bar and dogs are warmly welcomed -</w:t>
        </w:r>
      </w:ins>
      <w:ins w:id="20" w:author="Bryn Williams" w:date="2026-08-26T11:56:00Z" w16du:dateUtc="2026-08-26T10:56:00Z">
        <w:r w:rsidR="00F779F3">
          <w:t xml:space="preserve"> </w:t>
        </w:r>
      </w:ins>
      <w:ins w:id="21" w:author="Bryn Williams" w:date="2026-08-26T11:54:00Z" w16du:dateUtc="2026-08-26T10:54:00Z">
        <w:r w:rsidR="00F779F3">
          <w:t>both to the</w:t>
        </w:r>
      </w:ins>
      <w:ins w:id="22" w:author="Bryn Williams" w:date="2026-08-26T11:56:00Z" w16du:dateUtc="2026-08-26T10:56:00Z">
        <w:r w:rsidR="00F779F3">
          <w:t xml:space="preserve"> cabin</w:t>
        </w:r>
      </w:ins>
      <w:ins w:id="23" w:author="Bryn Williams" w:date="2026-08-26T11:54:00Z" w16du:dateUtc="2026-08-26T10:54:00Z">
        <w:r w:rsidR="00F779F3">
          <w:t xml:space="preserve"> and to our discussions</w:t>
        </w:r>
      </w:ins>
    </w:p>
    <w:p w14:paraId="39987C9F" w14:textId="2A0C89BA" w:rsidR="003E3AB9" w:rsidRPr="001533DB" w:rsidRDefault="00000000">
      <w:pPr>
        <w:pStyle w:val="Heading3"/>
      </w:pPr>
      <w:r w:rsidRPr="001533DB">
        <w:t xml:space="preserve">Section: Our Geneva </w:t>
      </w:r>
      <w:del w:id="24" w:author="Bryn Williams" w:date="2026-08-26T12:11:00Z" w16du:dateUtc="2026-08-26T11:11:00Z">
        <w:r w:rsidRPr="001533DB" w:rsidDel="00A75955">
          <w:delText>Hubs</w:delText>
        </w:r>
      </w:del>
      <w:ins w:id="25" w:author="Bryn Williams" w:date="2026-08-26T12:11:00Z" w16du:dateUtc="2026-08-26T11:11:00Z">
        <w:r w:rsidR="00A75955">
          <w:t>Venues</w:t>
        </w:r>
      </w:ins>
      <w:r w:rsidRPr="001533DB">
        <w:t>: MRL &amp; Flanagan's</w:t>
      </w:r>
    </w:p>
    <w:p w14:paraId="29F1B807" w14:textId="0E427C35" w:rsidR="003E3AB9" w:rsidRPr="001533DB" w:rsidRDefault="00000000">
      <w:r w:rsidRPr="001533DB">
        <w:t>In Geneva, we operate across two distinct</w:t>
      </w:r>
      <w:del w:id="26" w:author="Bryn Williams" w:date="2026-08-26T12:01:00Z" w16du:dateUtc="2026-08-26T11:01:00Z">
        <w:r w:rsidRPr="001533DB" w:rsidDel="00F779F3">
          <w:delText>,</w:delText>
        </w:r>
      </w:del>
      <w:r w:rsidRPr="001533DB">
        <w:t xml:space="preserve"> </w:t>
      </w:r>
      <w:del w:id="27" w:author="Bryn Williams" w:date="2026-08-26T11:56:00Z" w16du:dateUtc="2026-08-26T10:56:00Z">
        <w:r w:rsidRPr="001533DB" w:rsidDel="00F779F3">
          <w:delText xml:space="preserve">beautiful </w:delText>
        </w:r>
      </w:del>
      <w:del w:id="28" w:author="Bryn Williams" w:date="2026-08-26T12:01:00Z" w16du:dateUtc="2026-08-26T11:01:00Z">
        <w:r w:rsidRPr="001533DB" w:rsidDel="00F779F3">
          <w:delText>l</w:delText>
        </w:r>
      </w:del>
      <w:proofErr w:type="spellStart"/>
      <w:r w:rsidRPr="001533DB">
        <w:t>ocations</w:t>
      </w:r>
      <w:proofErr w:type="spellEnd"/>
      <w:r w:rsidRPr="001533DB">
        <w:t xml:space="preserve"> that sit just steps apart</w:t>
      </w:r>
      <w:del w:id="29" w:author="Bryn Williams" w:date="2026-08-26T12:01:00Z" w16du:dateUtc="2026-08-26T11:01:00Z">
        <w:r w:rsidRPr="001533DB" w:rsidDel="00F779F3">
          <w:delText>, echoing a historic geographical circle</w:delText>
        </w:r>
      </w:del>
      <w:r w:rsidRPr="001533DB">
        <w:t>:</w:t>
      </w:r>
    </w:p>
    <w:p w14:paraId="392DBD55" w14:textId="53BDFF42" w:rsidR="003E3AB9" w:rsidRPr="001533DB" w:rsidRDefault="00000000">
      <w:r w:rsidRPr="001533DB">
        <w:rPr>
          <w:b/>
        </w:rPr>
        <w:t xml:space="preserve">• Maison Rousseau et Littérature (MRL): </w:t>
      </w:r>
      <w:del w:id="30" w:author="Bryn Williams" w:date="2026-08-26T12:01:00Z" w16du:dateUtc="2026-08-26T11:01:00Z">
        <w:r w:rsidRPr="001533DB" w:rsidDel="00F779F3">
          <w:delText xml:space="preserve">We hold our </w:delText>
        </w:r>
      </w:del>
      <w:r w:rsidRPr="001533DB">
        <w:t xml:space="preserve">Saturday morning </w:t>
      </w:r>
      <w:del w:id="31" w:author="Bryn Williams" w:date="2026-08-26T12:01:00Z" w16du:dateUtc="2026-08-26T11:01:00Z">
        <w:r w:rsidRPr="001533DB" w:rsidDel="00F779F3">
          <w:delText xml:space="preserve">coffee </w:delText>
        </w:r>
      </w:del>
      <w:r w:rsidRPr="001533DB">
        <w:t>sessions</w:t>
      </w:r>
      <w:ins w:id="32" w:author="Bryn Williams" w:date="2026-08-26T12:01:00Z" w16du:dateUtc="2026-08-26T11:01:00Z">
        <w:r w:rsidR="00F779F3">
          <w:t xml:space="preserve"> are </w:t>
        </w:r>
      </w:ins>
      <w:del w:id="33" w:author="Bryn Williams" w:date="2026-08-26T12:11:00Z" w16du:dateUtc="2026-08-26T11:11:00Z">
        <w:r w:rsidRPr="001533DB" w:rsidDel="00A75955">
          <w:delText xml:space="preserve"> inside</w:delText>
        </w:r>
      </w:del>
      <w:ins w:id="34" w:author="Bryn Williams" w:date="2026-08-26T12:11:00Z" w16du:dateUtc="2026-08-26T11:11:00Z">
        <w:r w:rsidR="00A75955">
          <w:t xml:space="preserve">held </w:t>
        </w:r>
        <w:r w:rsidR="00A75955" w:rsidRPr="001533DB">
          <w:t>inside</w:t>
        </w:r>
      </w:ins>
      <w:r w:rsidRPr="001533DB">
        <w:t xml:space="preserve"> this inspiring venue—the actual birthplace of Jean-Jacques Rousseau. It provides a bright, </w:t>
      </w:r>
      <w:del w:id="35" w:author="Bryn Williams" w:date="2026-08-26T12:02:00Z" w16du:dateUtc="2026-08-26T11:02:00Z">
        <w:r w:rsidRPr="001533DB" w:rsidDel="00F779F3">
          <w:delText xml:space="preserve">literary </w:delText>
        </w:r>
      </w:del>
      <w:r w:rsidRPr="001533DB">
        <w:t xml:space="preserve">haven where we can </w:t>
      </w:r>
      <w:del w:id="36" w:author="Bryn Williams" w:date="2026-08-26T12:02:00Z" w16du:dateUtc="2026-08-26T11:02:00Z">
        <w:r w:rsidRPr="001533DB" w:rsidDel="00F779F3">
          <w:delText>reflect on</w:delText>
        </w:r>
      </w:del>
      <w:ins w:id="37" w:author="Bryn Williams" w:date="2026-08-26T12:02:00Z" w16du:dateUtc="2026-08-26T11:02:00Z">
        <w:r w:rsidR="00F779F3">
          <w:t>discuss</w:t>
        </w:r>
      </w:ins>
      <w:r w:rsidRPr="001533DB">
        <w:t xml:space="preserve"> </w:t>
      </w:r>
      <w:del w:id="38" w:author="Bryn Williams" w:date="2026-08-26T12:02:00Z" w16du:dateUtc="2026-08-26T11:02:00Z">
        <w:r w:rsidRPr="001533DB" w:rsidDel="00F779F3">
          <w:delText xml:space="preserve">modern </w:delText>
        </w:r>
      </w:del>
      <w:r w:rsidRPr="001533DB">
        <w:t>dilemmas</w:t>
      </w:r>
      <w:ins w:id="39" w:author="Bryn Williams" w:date="2026-08-26T12:02:00Z" w16du:dateUtc="2026-08-26T11:02:00Z">
        <w:r w:rsidR="00F779F3">
          <w:t xml:space="preserve"> modern and ancient</w:t>
        </w:r>
      </w:ins>
      <w:r w:rsidRPr="001533DB">
        <w:t xml:space="preserve"> over </w:t>
      </w:r>
      <w:del w:id="40" w:author="Bryn Williams" w:date="2026-08-26T12:03:00Z" w16du:dateUtc="2026-08-26T11:03:00Z">
        <w:r w:rsidRPr="001533DB" w:rsidDel="00F779F3">
          <w:delText xml:space="preserve">warm </w:delText>
        </w:r>
      </w:del>
      <w:del w:id="41" w:author="Bryn Williams" w:date="2026-08-26T11:57:00Z" w16du:dateUtc="2026-08-26T10:57:00Z">
        <w:r w:rsidRPr="001533DB" w:rsidDel="00F779F3">
          <w:delText>cups</w:delText>
        </w:r>
      </w:del>
      <w:ins w:id="42" w:author="Bryn Williams" w:date="2026-08-26T11:57:00Z" w16du:dateUtc="2026-08-26T10:57:00Z">
        <w:r w:rsidR="00F779F3">
          <w:t>coffee</w:t>
        </w:r>
      </w:ins>
      <w:ins w:id="43" w:author="Bryn Williams" w:date="2026-08-26T12:03:00Z" w16du:dateUtc="2026-08-26T11:03:00Z">
        <w:r w:rsidR="00F779F3">
          <w:t>/</w:t>
        </w:r>
      </w:ins>
      <w:ins w:id="44" w:author="Bryn Williams" w:date="2026-08-26T11:57:00Z" w16du:dateUtc="2026-08-26T10:57:00Z">
        <w:r w:rsidR="00F779F3">
          <w:t>tea and pastries</w:t>
        </w:r>
      </w:ins>
      <w:r w:rsidRPr="001533DB">
        <w:t>.</w:t>
      </w:r>
    </w:p>
    <w:p w14:paraId="2AC54916" w14:textId="0FFE4D0A" w:rsidR="003E3AB9" w:rsidRPr="001533DB" w:rsidRDefault="00000000">
      <w:r w:rsidRPr="001533DB">
        <w:rPr>
          <w:b/>
        </w:rPr>
        <w:t xml:space="preserve">• Flanagan's Pub: </w:t>
      </w:r>
      <w:r w:rsidRPr="001533DB">
        <w:t>Located just 100 meters down the street from Rousseau's birthplace, this traditional</w:t>
      </w:r>
      <w:ins w:id="45" w:author="Bryn Williams" w:date="2026-08-26T12:03:00Z" w16du:dateUtc="2026-08-26T11:03:00Z">
        <w:r w:rsidR="00F779F3">
          <w:t xml:space="preserve"> Irish</w:t>
        </w:r>
      </w:ins>
      <w:del w:id="46" w:author="Bryn Williams" w:date="2026-08-26T12:03:00Z" w16du:dateUtc="2026-08-26T11:03:00Z">
        <w:r w:rsidRPr="001533DB" w:rsidDel="00F779F3">
          <w:delText>, lively</w:delText>
        </w:r>
      </w:del>
      <w:ins w:id="47" w:author="Bryn Williams" w:date="2026-08-26T12:03:00Z" w16du:dateUtc="2026-08-26T11:03:00Z">
        <w:r w:rsidR="00F779F3">
          <w:t xml:space="preserve"> </w:t>
        </w:r>
      </w:ins>
      <w:r w:rsidRPr="001533DB">
        <w:t xml:space="preserve"> pub plays host to our </w:t>
      </w:r>
      <w:del w:id="48" w:author="Bryn Williams" w:date="2026-08-26T12:03:00Z" w16du:dateUtc="2026-08-26T11:03:00Z">
        <w:r w:rsidRPr="001533DB" w:rsidDel="00A75955">
          <w:delText xml:space="preserve">spirited </w:delText>
        </w:r>
      </w:del>
      <w:r w:rsidRPr="001533DB">
        <w:t xml:space="preserve">Wednesday evening sessions. It offers the perfect </w:t>
      </w:r>
      <w:del w:id="49" w:author="Bryn Williams" w:date="2026-08-26T12:04:00Z" w16du:dateUtc="2026-08-26T11:04:00Z">
        <w:r w:rsidRPr="001533DB" w:rsidDel="00A75955">
          <w:delText xml:space="preserve">barstool </w:delText>
        </w:r>
      </w:del>
      <w:r w:rsidRPr="001533DB">
        <w:t>backdrop to discuss complex ethical ideas in an active, friendly setting.</w:t>
      </w:r>
    </w:p>
    <w:p w14:paraId="6D919759" w14:textId="498593AF" w:rsidR="003E3AB9" w:rsidRPr="001533DB" w:rsidRDefault="00000000">
      <w:r w:rsidRPr="001533DB">
        <w:t xml:space="preserve">We also occasionally meet at the </w:t>
      </w:r>
      <w:del w:id="50" w:author="Bryn Williams" w:date="2026-08-26T12:04:00Z" w16du:dateUtc="2026-08-26T11:04:00Z">
        <w:r w:rsidRPr="001533DB" w:rsidDel="00A75955">
          <w:delText xml:space="preserve">cozy </w:delText>
        </w:r>
      </w:del>
      <w:r w:rsidRPr="001533DB">
        <w:t>Café de la Place.</w:t>
      </w:r>
      <w:del w:id="51" w:author="Bryn Williams" w:date="2026-08-26T12:04:00Z" w16du:dateUtc="2026-08-26T11:04:00Z">
        <w:r w:rsidRPr="001533DB" w:rsidDel="00A75955">
          <w:delText xml:space="preserve"> Because we keep things highly coordinated across the Alps</w:delText>
        </w:r>
      </w:del>
      <w:r w:rsidRPr="001533DB">
        <w:t>, all of our Geneva sessions (both morning café and evening pub events) are managed directly through our single</w:t>
      </w:r>
      <w:del w:id="52" w:author="Bryn Williams" w:date="2026-08-26T12:12:00Z" w16du:dateUtc="2026-08-26T11:12:00Z">
        <w:r w:rsidRPr="001533DB" w:rsidDel="00A75955">
          <w:delText>,</w:delText>
        </w:r>
      </w:del>
      <w:r w:rsidRPr="001533DB">
        <w:t xml:space="preserve"> </w:t>
      </w:r>
      <w:del w:id="53" w:author="Bryn Williams" w:date="2026-08-26T12:12:00Z" w16du:dateUtc="2026-08-26T11:12:00Z">
        <w:r w:rsidRPr="001533DB" w:rsidDel="00A75955">
          <w:delText xml:space="preserve">English-language </w:delText>
        </w:r>
      </w:del>
      <w:r w:rsidRPr="001533DB">
        <w:t>Meetup page in the sidebar.</w:t>
      </w:r>
    </w:p>
    <w:p w14:paraId="056820AE" w14:textId="77777777" w:rsidR="003E3AB9" w:rsidRPr="001533DB" w:rsidRDefault="00000000">
      <w:pPr>
        <w:pStyle w:val="Heading3"/>
      </w:pPr>
      <w:r w:rsidRPr="001533DB">
        <w:t>Section: How to Join</w:t>
      </w:r>
    </w:p>
    <w:p w14:paraId="06BA63B2" w14:textId="789C6BEC" w:rsidR="003E3AB9" w:rsidRPr="001533DB" w:rsidRDefault="00000000">
      <w:r w:rsidRPr="001533DB">
        <w:t xml:space="preserve">There is no advance reading required, </w:t>
      </w:r>
      <w:del w:id="54" w:author="Bryn Williams" w:date="2026-08-26T12:05:00Z" w16du:dateUtc="2026-08-26T11:05:00Z">
        <w:r w:rsidRPr="001533DB" w:rsidDel="00A75955">
          <w:delText xml:space="preserve">and </w:delText>
        </w:r>
      </w:del>
      <w:ins w:id="55" w:author="Bryn Williams" w:date="2026-08-26T12:05:00Z" w16du:dateUtc="2026-08-26T11:05:00Z">
        <w:r w:rsidR="00A75955">
          <w:t>as</w:t>
        </w:r>
        <w:r w:rsidR="00A75955" w:rsidRPr="001533DB">
          <w:t xml:space="preserve"> </w:t>
        </w:r>
      </w:ins>
      <w:r w:rsidRPr="001533DB">
        <w:t>we decide the topic together on the night. Simply find a date that works for you in the sidebar links, reserve a spot so we can manage space with our hosts, and come ready to listen, think, and participate.</w:t>
      </w:r>
    </w:p>
    <w:p w14:paraId="378F44C9" w14:textId="6D6FEAA8" w:rsidR="003E3AB9" w:rsidRDefault="00000000">
      <w:r w:rsidRPr="001533DB">
        <w:rPr>
          <w:i/>
        </w:rPr>
        <w:t>See you at the table,</w:t>
      </w:r>
      <w:r w:rsidRPr="001533DB">
        <w:rPr>
          <w:i/>
        </w:rPr>
        <w:br/>
      </w:r>
      <w:del w:id="56" w:author="Bryn Williams" w:date="2026-08-26T12:05:00Z" w16du:dateUtc="2026-08-26T11:05:00Z">
        <w:r w:rsidRPr="001533DB" w:rsidDel="00A75955">
          <w:rPr>
            <w:b/>
          </w:rPr>
          <w:delText>— Bryn Williams</w:delText>
        </w:r>
      </w:del>
    </w:p>
    <w:sectPr w:rsidR="003E3AB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523527">
    <w:abstractNumId w:val="8"/>
  </w:num>
  <w:num w:numId="2" w16cid:durableId="1955601348">
    <w:abstractNumId w:val="6"/>
  </w:num>
  <w:num w:numId="3" w16cid:durableId="1425489015">
    <w:abstractNumId w:val="5"/>
  </w:num>
  <w:num w:numId="4" w16cid:durableId="511266662">
    <w:abstractNumId w:val="4"/>
  </w:num>
  <w:num w:numId="5" w16cid:durableId="1789008520">
    <w:abstractNumId w:val="7"/>
  </w:num>
  <w:num w:numId="6" w16cid:durableId="1155337201">
    <w:abstractNumId w:val="3"/>
  </w:num>
  <w:num w:numId="7" w16cid:durableId="837496905">
    <w:abstractNumId w:val="2"/>
  </w:num>
  <w:num w:numId="8" w16cid:durableId="1427188387">
    <w:abstractNumId w:val="1"/>
  </w:num>
  <w:num w:numId="9" w16cid:durableId="11534462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yn Williams">
    <w15:presenceInfo w15:providerId="Windows Live" w15:userId="ef02aeaf66c33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3DB"/>
    <w:rsid w:val="0029639D"/>
    <w:rsid w:val="00326F90"/>
    <w:rsid w:val="00366D47"/>
    <w:rsid w:val="003E3AB9"/>
    <w:rsid w:val="007150F7"/>
    <w:rsid w:val="007F51F4"/>
    <w:rsid w:val="00A75955"/>
    <w:rsid w:val="00AA1D8D"/>
    <w:rsid w:val="00B47730"/>
    <w:rsid w:val="00CB0664"/>
    <w:rsid w:val="00F779F3"/>
    <w:rsid w:val="00FA67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E4ED0"/>
  <w14:defaultImageDpi w14:val="300"/>
  <w15:docId w15:val="{4C5BFCB9-14F3-410A-8A3D-AC15D7E4C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1533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648</Words>
  <Characters>3710</Characters>
  <Application>Microsoft Office Word</Application>
  <DocSecurity>0</DocSecurity>
  <Lines>70</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Bryn Williams</cp:lastModifiedBy>
  <cp:revision>5</cp:revision>
  <dcterms:created xsi:type="dcterms:W3CDTF">2026-08-26T11:13:00Z</dcterms:created>
  <dcterms:modified xsi:type="dcterms:W3CDTF">2026-08-26T11:17:00Z</dcterms:modified>
  <cp:category/>
</cp:coreProperties>
</file>